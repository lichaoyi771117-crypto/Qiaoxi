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B451A3">
      <w:pPr>
        <w:spacing w:line="18" w:lineRule="atLeast"/>
        <w:jc w:val="center"/>
        <w:rPr>
          <w:rFonts w:hint="eastAsia" w:eastAsiaTheme="minorEastAsia"/>
          <w:b/>
          <w:bCs/>
          <w:sz w:val="32"/>
          <w:szCs w:val="32"/>
          <w:lang w:eastAsia="zh-CN"/>
        </w:rPr>
      </w:pPr>
      <w:r>
        <w:rPr>
          <w:rFonts w:hint="eastAsia"/>
          <w:b/>
          <w:bCs/>
          <w:sz w:val="32"/>
          <w:szCs w:val="32"/>
          <w:lang w:val="en-US" w:eastAsia="zh-CN"/>
        </w:rPr>
        <w:t>龙鑫煤矿和石桥煤矿采矿权</w:t>
      </w:r>
      <w:r>
        <w:rPr>
          <w:rFonts w:hint="eastAsia"/>
          <w:b/>
          <w:bCs/>
          <w:sz w:val="32"/>
          <w:szCs w:val="32"/>
        </w:rPr>
        <w:t>合作意向协议</w:t>
      </w:r>
      <w:r>
        <w:rPr>
          <w:rFonts w:hint="eastAsia"/>
          <w:b/>
          <w:bCs/>
          <w:sz w:val="32"/>
          <w:szCs w:val="32"/>
          <w:lang w:eastAsia="zh-CN"/>
        </w:rPr>
        <w:t>（</w:t>
      </w:r>
      <w:r>
        <w:rPr>
          <w:rFonts w:hint="eastAsia"/>
          <w:b/>
          <w:bCs/>
          <w:sz w:val="32"/>
          <w:szCs w:val="32"/>
          <w:lang w:val="en-US" w:eastAsia="zh-CN"/>
        </w:rPr>
        <w:t>初稿</w:t>
      </w:r>
      <w:r>
        <w:rPr>
          <w:rFonts w:hint="eastAsia"/>
          <w:b/>
          <w:bCs/>
          <w:sz w:val="32"/>
          <w:szCs w:val="32"/>
          <w:lang w:eastAsia="zh-CN"/>
        </w:rPr>
        <w:t>）</w:t>
      </w:r>
    </w:p>
    <w:p w14:paraId="3E281AA1">
      <w:pPr>
        <w:spacing w:line="18" w:lineRule="atLeast"/>
      </w:pPr>
    </w:p>
    <w:p w14:paraId="24C4ABC8">
      <w:pPr>
        <w:spacing w:line="400" w:lineRule="exact"/>
        <w:rPr>
          <w:rFonts w:hint="default" w:ascii="宋体" w:hAnsi="宋体" w:eastAsia="宋体" w:cs="Times New Roman"/>
          <w:b/>
          <w:sz w:val="24"/>
          <w:lang w:val="en-US" w:eastAsia="zh-CN"/>
        </w:rPr>
      </w:pPr>
      <w:r>
        <w:rPr>
          <w:rFonts w:hint="eastAsia" w:ascii="宋体" w:hAnsi="宋体" w:eastAsia="宋体" w:cs="Times New Roman"/>
          <w:b/>
          <w:sz w:val="28"/>
          <w:szCs w:val="28"/>
        </w:rPr>
        <w:t>甲方：贵州鑫丰宏晟矿业有限公司</w:t>
      </w:r>
    </w:p>
    <w:p w14:paraId="4FD23D76">
      <w:pPr>
        <w:spacing w:line="400" w:lineRule="exact"/>
        <w:rPr>
          <w:rFonts w:hint="eastAsia" w:ascii="宋体" w:hAnsi="宋体" w:eastAsia="宋体" w:cs="Times New Roman"/>
          <w:b/>
          <w:sz w:val="28"/>
          <w:szCs w:val="28"/>
        </w:rPr>
      </w:pPr>
      <w:r>
        <w:rPr>
          <w:rFonts w:hint="eastAsia" w:ascii="宋体" w:hAnsi="宋体" w:eastAsia="宋体" w:cs="Times New Roman"/>
          <w:b/>
          <w:sz w:val="28"/>
          <w:szCs w:val="28"/>
        </w:rPr>
        <w:t>乙方：</w:t>
      </w:r>
      <w:r>
        <w:rPr>
          <w:rFonts w:hint="eastAsia" w:ascii="宋体" w:hAnsi="宋体" w:eastAsia="宋体"/>
          <w:b/>
          <w:bCs/>
          <w:sz w:val="28"/>
          <w:szCs w:val="28"/>
        </w:rPr>
        <w:t>杭州醒沐壹号企业管理咨询合伙企业公司（有限合伙）</w:t>
      </w:r>
    </w:p>
    <w:p w14:paraId="00063E19">
      <w:pPr>
        <w:tabs>
          <w:tab w:val="left" w:pos="0"/>
        </w:tabs>
        <w:spacing w:line="18" w:lineRule="atLeast"/>
        <w:ind w:firstLine="560" w:firstLineChars="200"/>
        <w:rPr>
          <w:rFonts w:hint="eastAsia" w:ascii="仿宋" w:hAnsi="仿宋" w:eastAsia="仿宋" w:cs="仿宋"/>
          <w:sz w:val="28"/>
          <w:szCs w:val="28"/>
        </w:rPr>
      </w:pPr>
    </w:p>
    <w:p w14:paraId="637DBB07">
      <w:p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lang w:val="en-US" w:eastAsia="zh-CN"/>
        </w:rPr>
        <w:t>乙方【</w:t>
      </w:r>
      <w:r>
        <w:rPr>
          <w:rFonts w:hint="eastAsia" w:ascii="仿宋" w:hAnsi="仿宋" w:eastAsia="仿宋" w:cs="仿宋"/>
          <w:sz w:val="28"/>
          <w:szCs w:val="28"/>
        </w:rPr>
        <w:t>曾用名：杭州光耀安梧股权投资合伙企业（有限合伙）</w:t>
      </w:r>
      <w:r>
        <w:rPr>
          <w:rFonts w:hint="eastAsia" w:ascii="仿宋" w:hAnsi="仿宋" w:eastAsia="仿宋" w:cs="仿宋"/>
          <w:sz w:val="28"/>
          <w:szCs w:val="28"/>
          <w:lang w:val="en-US" w:eastAsia="zh-CN"/>
        </w:rPr>
        <w:t>】</w:t>
      </w:r>
      <w:r>
        <w:rPr>
          <w:rFonts w:hint="eastAsia" w:ascii="仿宋" w:hAnsi="仿宋" w:eastAsia="仿宋" w:cs="仿宋"/>
          <w:sz w:val="28"/>
          <w:szCs w:val="28"/>
        </w:rPr>
        <w:t>系贵州东银同诚能源有限公司最大债权人</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依法享有贵州东银同诚能源有限公司</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和“石桥煤矿”采矿权的抵押权</w:t>
      </w:r>
      <w:r>
        <w:rPr>
          <w:rFonts w:hint="eastAsia" w:ascii="仿宋" w:hAnsi="仿宋" w:eastAsia="仿宋" w:cs="仿宋"/>
          <w:sz w:val="28"/>
          <w:szCs w:val="28"/>
        </w:rPr>
        <w:t>。甲乙双方经友好协商，达成如下意向协议。</w:t>
      </w:r>
    </w:p>
    <w:p w14:paraId="1995902E">
      <w:pPr>
        <w:numPr>
          <w:ilvl w:val="0"/>
          <w:numId w:val="1"/>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rPr>
        <w:t>合作宗旨</w:t>
      </w:r>
    </w:p>
    <w:p w14:paraId="43AF9EDD">
      <w:pPr>
        <w:numPr>
          <w:ilvl w:val="0"/>
          <w:numId w:val="0"/>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lang w:val="en-US" w:eastAsia="zh-CN"/>
        </w:rPr>
        <w:t>甲方通过合作方式取得</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矿”矿权</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通过法拍方式取得“石桥煤矿”</w:t>
      </w:r>
      <w:r>
        <w:rPr>
          <w:rFonts w:hint="eastAsia" w:ascii="仿宋" w:hAnsi="仿宋" w:eastAsia="仿宋" w:cs="仿宋"/>
          <w:sz w:val="28"/>
          <w:szCs w:val="28"/>
        </w:rPr>
        <w:t>矿权。</w:t>
      </w:r>
    </w:p>
    <w:p w14:paraId="58E5C705">
      <w:pPr>
        <w:numPr>
          <w:ilvl w:val="0"/>
          <w:numId w:val="1"/>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rPr>
        <w:t>合作内容</w:t>
      </w:r>
    </w:p>
    <w:p w14:paraId="4FB1F1F3">
      <w:pPr>
        <w:numPr>
          <w:ilvl w:val="1"/>
          <w:numId w:val="1"/>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rPr>
        <w:t>甲、乙双方就“龙鑫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和“石桥煤矿”采矿权合作达成合作意向</w:t>
      </w:r>
      <w:r>
        <w:rPr>
          <w:rFonts w:hint="eastAsia" w:ascii="仿宋" w:hAnsi="仿宋" w:eastAsia="仿宋" w:cs="仿宋"/>
          <w:sz w:val="28"/>
          <w:szCs w:val="28"/>
        </w:rPr>
        <w:t>。</w:t>
      </w:r>
      <w:r>
        <w:rPr>
          <w:rFonts w:hint="eastAsia" w:ascii="仿宋" w:hAnsi="仿宋" w:eastAsia="仿宋" w:cs="仿宋"/>
          <w:sz w:val="28"/>
          <w:szCs w:val="28"/>
          <w:lang w:val="en-US" w:eastAsia="zh-CN"/>
        </w:rPr>
        <w:t>乙方依法将“</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和“石桥煤矿”通过法院挂网竞拍，甲方通过法拍方式取得“石桥煤矿”采</w:t>
      </w:r>
      <w:r>
        <w:rPr>
          <w:rFonts w:hint="eastAsia" w:ascii="仿宋" w:hAnsi="仿宋" w:eastAsia="仿宋" w:cs="仿宋"/>
          <w:sz w:val="28"/>
          <w:szCs w:val="28"/>
        </w:rPr>
        <w:t>矿权</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采矿权在流拍之后，通过以物抵债的方式，将</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采矿权归属到甲乙双方成立的合资公司名下。</w:t>
      </w:r>
    </w:p>
    <w:p w14:paraId="2585BF7A">
      <w:pPr>
        <w:numPr>
          <w:ilvl w:val="1"/>
          <w:numId w:val="1"/>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lang w:val="en-US" w:eastAsia="zh-CN"/>
        </w:rPr>
        <w:t>合作标的：“龙鑫煤矿”采矿权2.5亿元（人民币贰亿伍仟万元整）；“石桥煤矿”采</w:t>
      </w:r>
      <w:r>
        <w:rPr>
          <w:rFonts w:hint="eastAsia" w:ascii="仿宋" w:hAnsi="仿宋" w:eastAsia="仿宋" w:cs="仿宋"/>
          <w:sz w:val="28"/>
          <w:szCs w:val="28"/>
        </w:rPr>
        <w:t>矿权</w:t>
      </w:r>
      <w:r>
        <w:rPr>
          <w:rFonts w:hint="eastAsia" w:ascii="仿宋" w:hAnsi="仿宋" w:eastAsia="仿宋" w:cs="仿宋"/>
          <w:sz w:val="28"/>
          <w:szCs w:val="28"/>
          <w:lang w:val="en-US" w:eastAsia="zh-CN"/>
        </w:rPr>
        <w:t>不高于7600万元（人民币柒仟陆佰万元整）。</w:t>
      </w:r>
    </w:p>
    <w:p w14:paraId="48984463">
      <w:pPr>
        <w:numPr>
          <w:ilvl w:val="1"/>
          <w:numId w:val="1"/>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操作流程：</w:t>
      </w:r>
    </w:p>
    <w:p w14:paraId="0F54C0F3">
      <w:pPr>
        <w:numPr>
          <w:ilvl w:val="2"/>
          <w:numId w:val="1"/>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lang w:val="en-US" w:eastAsia="zh-CN"/>
        </w:rPr>
        <w:t>甲乙双方在</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两次拍卖流拍后，成立合资公司（以下简称：“新公司”）。注册资金1亿元，甲方持股49%，乙方持股51%，甲方</w:t>
      </w:r>
      <w:ins w:id="0" w:author="白商" w:date="2026-05-14T09:58:19Z">
        <w:r>
          <w:rPr>
            <w:rFonts w:hint="eastAsia" w:ascii="仿宋" w:hAnsi="仿宋" w:eastAsia="仿宋" w:cs="仿宋"/>
            <w:sz w:val="28"/>
            <w:szCs w:val="28"/>
            <w:lang w:val="en-US" w:eastAsia="zh-CN"/>
          </w:rPr>
          <w:t>委派</w:t>
        </w:r>
      </w:ins>
      <w:ins w:id="1" w:author="白商" w:date="2026-05-14T09:58:20Z">
        <w:r>
          <w:rPr>
            <w:rFonts w:hint="eastAsia" w:ascii="仿宋" w:hAnsi="仿宋" w:eastAsia="仿宋" w:cs="仿宋"/>
            <w:sz w:val="28"/>
            <w:szCs w:val="28"/>
            <w:lang w:val="en-US" w:eastAsia="zh-CN"/>
          </w:rPr>
          <w:t>法人</w:t>
        </w:r>
      </w:ins>
      <w:ins w:id="2" w:author="白商" w:date="2026-05-14T09:58:22Z">
        <w:r>
          <w:rPr>
            <w:rFonts w:hint="eastAsia" w:ascii="仿宋" w:hAnsi="仿宋" w:eastAsia="仿宋" w:cs="仿宋"/>
            <w:sz w:val="28"/>
            <w:szCs w:val="28"/>
            <w:lang w:val="en-US" w:eastAsia="zh-CN"/>
          </w:rPr>
          <w:t>代表</w:t>
        </w:r>
      </w:ins>
      <w:ins w:id="3" w:author="白商" w:date="2026-05-14T09:58:26Z">
        <w:r>
          <w:rPr>
            <w:rFonts w:hint="eastAsia" w:ascii="仿宋" w:hAnsi="仿宋" w:eastAsia="仿宋" w:cs="仿宋"/>
            <w:sz w:val="28"/>
            <w:szCs w:val="28"/>
            <w:lang w:val="en-US" w:eastAsia="zh-CN"/>
          </w:rPr>
          <w:t>并</w:t>
        </w:r>
      </w:ins>
      <w:r>
        <w:rPr>
          <w:rFonts w:hint="eastAsia" w:ascii="仿宋" w:hAnsi="仿宋" w:eastAsia="仿宋" w:cs="仿宋"/>
          <w:sz w:val="28"/>
          <w:szCs w:val="28"/>
          <w:lang w:val="en-US" w:eastAsia="zh-CN"/>
        </w:rPr>
        <w:t>持有“新公司”财务印章和U盾，乙方持有“新公司”公章及营业执照</w:t>
      </w:r>
      <w:ins w:id="4" w:author="白商" w:date="2026-05-14T09:58:33Z">
        <w:r>
          <w:rPr>
            <w:rFonts w:hint="eastAsia" w:ascii="仿宋" w:hAnsi="仿宋" w:eastAsia="仿宋" w:cs="仿宋"/>
            <w:sz w:val="28"/>
            <w:szCs w:val="28"/>
            <w:lang w:val="en-US" w:eastAsia="zh-CN"/>
          </w:rPr>
          <w:t>，</w:t>
        </w:r>
      </w:ins>
      <w:ins w:id="5" w:author="白商" w:date="2026-05-14T09:58:38Z">
        <w:r>
          <w:rPr>
            <w:rFonts w:hint="eastAsia" w:ascii="仿宋" w:hAnsi="仿宋" w:eastAsia="仿宋" w:cs="仿宋"/>
            <w:sz w:val="28"/>
            <w:szCs w:val="28"/>
            <w:lang w:val="en-US" w:eastAsia="zh-CN"/>
          </w:rPr>
          <w:t>但</w:t>
        </w:r>
      </w:ins>
      <w:ins w:id="6" w:author="白商" w:date="2026-05-14T09:58:39Z">
        <w:r>
          <w:rPr>
            <w:rFonts w:hint="eastAsia" w:ascii="仿宋" w:hAnsi="仿宋" w:eastAsia="仿宋" w:cs="仿宋"/>
            <w:sz w:val="28"/>
            <w:szCs w:val="28"/>
            <w:lang w:val="en-US" w:eastAsia="zh-CN"/>
          </w:rPr>
          <w:t>乙方</w:t>
        </w:r>
      </w:ins>
      <w:ins w:id="7" w:author="白商" w:date="2026-05-14T10:01:15Z">
        <w:r>
          <w:rPr>
            <w:rFonts w:hint="eastAsia" w:ascii="仿宋" w:hAnsi="仿宋" w:eastAsia="仿宋" w:cs="仿宋"/>
            <w:sz w:val="28"/>
            <w:szCs w:val="28"/>
            <w:lang w:val="en-US" w:eastAsia="zh-CN"/>
          </w:rPr>
          <w:t>使用</w:t>
        </w:r>
      </w:ins>
      <w:ins w:id="8" w:author="白商" w:date="2026-05-14T10:01:16Z">
        <w:r>
          <w:rPr>
            <w:rFonts w:hint="eastAsia" w:ascii="仿宋" w:hAnsi="仿宋" w:eastAsia="仿宋" w:cs="仿宋"/>
            <w:sz w:val="28"/>
            <w:szCs w:val="28"/>
            <w:lang w:val="en-US" w:eastAsia="zh-CN"/>
          </w:rPr>
          <w:t>公</w:t>
        </w:r>
      </w:ins>
      <w:ins w:id="9" w:author="白商" w:date="2026-05-14T09:58:42Z">
        <w:r>
          <w:rPr>
            <w:rFonts w:hint="eastAsia" w:ascii="仿宋" w:hAnsi="仿宋" w:eastAsia="仿宋" w:cs="仿宋"/>
            <w:sz w:val="28"/>
            <w:szCs w:val="28"/>
            <w:lang w:val="en-US" w:eastAsia="zh-CN"/>
          </w:rPr>
          <w:t>章</w:t>
        </w:r>
      </w:ins>
      <w:ins w:id="10" w:author="白商" w:date="2026-05-14T09:58:58Z">
        <w:r>
          <w:rPr>
            <w:rFonts w:hint="eastAsia" w:ascii="仿宋" w:hAnsi="仿宋" w:eastAsia="仿宋" w:cs="仿宋"/>
            <w:sz w:val="28"/>
            <w:szCs w:val="28"/>
            <w:lang w:val="en-US" w:eastAsia="zh-CN"/>
          </w:rPr>
          <w:t>须经</w:t>
        </w:r>
      </w:ins>
      <w:ins w:id="11" w:author="白商" w:date="2026-05-14T09:59:03Z">
        <w:r>
          <w:rPr>
            <w:rFonts w:hint="eastAsia" w:ascii="仿宋" w:hAnsi="仿宋" w:eastAsia="仿宋" w:cs="仿宋"/>
            <w:sz w:val="28"/>
            <w:szCs w:val="28"/>
            <w:lang w:val="en-US" w:eastAsia="zh-CN"/>
          </w:rPr>
          <w:t>法人</w:t>
        </w:r>
      </w:ins>
      <w:ins w:id="12" w:author="白商" w:date="2026-05-14T09:59:05Z">
        <w:r>
          <w:rPr>
            <w:rFonts w:hint="eastAsia" w:ascii="仿宋" w:hAnsi="仿宋" w:eastAsia="仿宋" w:cs="仿宋"/>
            <w:sz w:val="28"/>
            <w:szCs w:val="28"/>
            <w:lang w:val="en-US" w:eastAsia="zh-CN"/>
          </w:rPr>
          <w:t>代表</w:t>
        </w:r>
      </w:ins>
      <w:ins w:id="13" w:author="白商" w:date="2026-05-14T09:59:06Z">
        <w:r>
          <w:rPr>
            <w:rFonts w:hint="eastAsia" w:ascii="仿宋" w:hAnsi="仿宋" w:eastAsia="仿宋" w:cs="仿宋"/>
            <w:sz w:val="28"/>
            <w:szCs w:val="28"/>
            <w:lang w:val="en-US" w:eastAsia="zh-CN"/>
          </w:rPr>
          <w:t>同意，</w:t>
        </w:r>
      </w:ins>
      <w:ins w:id="14" w:author="白商" w:date="2026-05-14T09:59:07Z">
        <w:r>
          <w:rPr>
            <w:rFonts w:hint="eastAsia" w:ascii="仿宋" w:hAnsi="仿宋" w:eastAsia="仿宋" w:cs="仿宋"/>
            <w:sz w:val="28"/>
            <w:szCs w:val="28"/>
            <w:lang w:val="en-US" w:eastAsia="zh-CN"/>
          </w:rPr>
          <w:t>且</w:t>
        </w:r>
      </w:ins>
      <w:ins w:id="15" w:author="白商" w:date="2026-05-14T09:59:09Z">
        <w:r>
          <w:rPr>
            <w:rFonts w:hint="eastAsia" w:ascii="仿宋" w:hAnsi="仿宋" w:eastAsia="仿宋" w:cs="仿宋"/>
            <w:sz w:val="28"/>
            <w:szCs w:val="28"/>
            <w:lang w:val="en-US" w:eastAsia="zh-CN"/>
          </w:rPr>
          <w:t>不得</w:t>
        </w:r>
      </w:ins>
      <w:ins w:id="16" w:author="白商" w:date="2026-05-14T10:01:25Z">
        <w:r>
          <w:rPr>
            <w:rFonts w:hint="eastAsia" w:ascii="仿宋" w:hAnsi="仿宋" w:eastAsia="仿宋" w:cs="仿宋"/>
            <w:sz w:val="28"/>
            <w:szCs w:val="28"/>
            <w:lang w:val="en-US" w:eastAsia="zh-CN"/>
          </w:rPr>
          <w:t>以</w:t>
        </w:r>
      </w:ins>
      <w:ins w:id="17" w:author="白商" w:date="2026-05-14T10:01:54Z">
        <w:r>
          <w:rPr>
            <w:rFonts w:hint="eastAsia" w:ascii="仿宋" w:hAnsi="仿宋" w:eastAsia="仿宋" w:cs="仿宋"/>
            <w:sz w:val="28"/>
            <w:szCs w:val="28"/>
            <w:lang w:val="en-US" w:eastAsia="zh-CN"/>
          </w:rPr>
          <w:t>“</w:t>
        </w:r>
      </w:ins>
      <w:ins w:id="18" w:author="白商" w:date="2026-05-14T10:01:41Z">
        <w:r>
          <w:rPr>
            <w:rFonts w:hint="eastAsia" w:ascii="仿宋" w:hAnsi="仿宋" w:eastAsia="仿宋" w:cs="仿宋"/>
            <w:sz w:val="28"/>
            <w:szCs w:val="28"/>
            <w:lang w:val="en-US" w:eastAsia="zh-CN"/>
          </w:rPr>
          <w:t>新公司”</w:t>
        </w:r>
      </w:ins>
      <w:ins w:id="19" w:author="白商" w:date="2026-05-14T10:01:25Z">
        <w:r>
          <w:rPr>
            <w:rFonts w:hint="eastAsia" w:ascii="仿宋" w:hAnsi="仿宋" w:eastAsia="仿宋" w:cs="仿宋"/>
            <w:sz w:val="28"/>
            <w:szCs w:val="28"/>
            <w:lang w:val="en-US" w:eastAsia="zh-CN"/>
          </w:rPr>
          <w:t>的名义对外提供质押、抵押等任何形式的担保，不得以</w:t>
        </w:r>
      </w:ins>
      <w:ins w:id="20" w:author="白商" w:date="2026-05-14T10:01:59Z">
        <w:r>
          <w:rPr>
            <w:rFonts w:hint="eastAsia" w:ascii="仿宋" w:hAnsi="仿宋" w:eastAsia="仿宋" w:cs="仿宋"/>
            <w:sz w:val="28"/>
            <w:szCs w:val="28"/>
            <w:lang w:val="en-US" w:eastAsia="zh-CN"/>
          </w:rPr>
          <w:t>“新公司”</w:t>
        </w:r>
      </w:ins>
      <w:ins w:id="21" w:author="白商" w:date="2026-05-14T10:01:25Z">
        <w:r>
          <w:rPr>
            <w:rFonts w:hint="eastAsia" w:ascii="仿宋" w:hAnsi="仿宋" w:eastAsia="仿宋" w:cs="仿宋"/>
            <w:sz w:val="28"/>
            <w:szCs w:val="28"/>
            <w:lang w:val="en-US" w:eastAsia="zh-CN"/>
          </w:rPr>
          <w:t>的名义进行借贷、集资、</w:t>
        </w:r>
      </w:ins>
      <w:ins w:id="22" w:author="白商" w:date="2026-05-14T10:02:13Z">
        <w:r>
          <w:rPr>
            <w:rFonts w:hint="eastAsia" w:ascii="仿宋" w:hAnsi="仿宋" w:eastAsia="仿宋" w:cs="仿宋"/>
            <w:sz w:val="28"/>
            <w:szCs w:val="28"/>
            <w:lang w:val="en-US" w:eastAsia="zh-CN"/>
          </w:rPr>
          <w:t xml:space="preserve"> </w:t>
        </w:r>
      </w:ins>
      <w:ins w:id="23" w:author="白商" w:date="2026-05-14T10:02:14Z">
        <w:r>
          <w:rPr>
            <w:rFonts w:hint="eastAsia" w:ascii="仿宋" w:hAnsi="仿宋" w:eastAsia="仿宋" w:cs="仿宋"/>
            <w:sz w:val="28"/>
            <w:szCs w:val="28"/>
            <w:lang w:val="en-US" w:eastAsia="zh-CN"/>
          </w:rPr>
          <w:t>或</w:t>
        </w:r>
      </w:ins>
      <w:ins w:id="24" w:author="白商" w:date="2026-05-14T10:01:25Z">
        <w:r>
          <w:rPr>
            <w:rFonts w:hint="eastAsia" w:ascii="仿宋" w:hAnsi="仿宋" w:eastAsia="仿宋" w:cs="仿宋"/>
            <w:sz w:val="28"/>
            <w:szCs w:val="28"/>
            <w:lang w:val="en-US" w:eastAsia="zh-CN"/>
          </w:rPr>
          <w:t>与任何单位和个人发生债务关系</w:t>
        </w:r>
      </w:ins>
      <w:ins w:id="25" w:author="白商" w:date="2026-05-14T10:02:19Z">
        <w:r>
          <w:rPr>
            <w:rFonts w:hint="eastAsia" w:ascii="仿宋" w:hAnsi="仿宋" w:eastAsia="仿宋" w:cs="仿宋"/>
            <w:sz w:val="28"/>
            <w:szCs w:val="28"/>
            <w:lang w:val="en-US" w:eastAsia="zh-CN"/>
          </w:rPr>
          <w:t>，</w:t>
        </w:r>
      </w:ins>
      <w:ins w:id="26" w:author="白商" w:date="2026-05-14T10:02:20Z">
        <w:r>
          <w:rPr>
            <w:rFonts w:hint="eastAsia" w:ascii="仿宋" w:hAnsi="仿宋" w:eastAsia="仿宋" w:cs="仿宋"/>
            <w:sz w:val="28"/>
            <w:szCs w:val="28"/>
            <w:lang w:val="en-US" w:eastAsia="zh-CN"/>
          </w:rPr>
          <w:t>否则</w:t>
        </w:r>
      </w:ins>
      <w:ins w:id="27" w:author="白商" w:date="2026-05-14T10:02:22Z">
        <w:r>
          <w:rPr>
            <w:rFonts w:hint="eastAsia" w:ascii="仿宋" w:hAnsi="仿宋" w:eastAsia="仿宋" w:cs="仿宋"/>
            <w:sz w:val="28"/>
            <w:szCs w:val="28"/>
            <w:lang w:val="en-US" w:eastAsia="zh-CN"/>
          </w:rPr>
          <w:t>，</w:t>
        </w:r>
      </w:ins>
      <w:ins w:id="28" w:author="白商" w:date="2026-05-14T10:02:23Z">
        <w:r>
          <w:rPr>
            <w:rFonts w:hint="eastAsia" w:ascii="仿宋" w:hAnsi="仿宋" w:eastAsia="仿宋" w:cs="仿宋"/>
            <w:sz w:val="28"/>
            <w:szCs w:val="28"/>
            <w:lang w:val="en-US" w:eastAsia="zh-CN"/>
          </w:rPr>
          <w:t>造成</w:t>
        </w:r>
      </w:ins>
      <w:ins w:id="29" w:author="白商" w:date="2026-05-14T10:02:24Z">
        <w:r>
          <w:rPr>
            <w:rFonts w:hint="eastAsia" w:ascii="仿宋" w:hAnsi="仿宋" w:eastAsia="仿宋" w:cs="仿宋"/>
            <w:sz w:val="28"/>
            <w:szCs w:val="28"/>
            <w:lang w:val="en-US" w:eastAsia="zh-CN"/>
          </w:rPr>
          <w:t>的</w:t>
        </w:r>
      </w:ins>
      <w:ins w:id="30" w:author="白商" w:date="2026-05-14T10:02:26Z">
        <w:r>
          <w:rPr>
            <w:rFonts w:hint="eastAsia" w:ascii="仿宋" w:hAnsi="仿宋" w:eastAsia="仿宋" w:cs="仿宋"/>
            <w:sz w:val="28"/>
            <w:szCs w:val="28"/>
            <w:lang w:val="en-US" w:eastAsia="zh-CN"/>
          </w:rPr>
          <w:t>损失</w:t>
        </w:r>
      </w:ins>
      <w:ins w:id="31" w:author="白商" w:date="2026-05-14T10:02:27Z">
        <w:r>
          <w:rPr>
            <w:rFonts w:hint="eastAsia" w:ascii="仿宋" w:hAnsi="仿宋" w:eastAsia="仿宋" w:cs="仿宋"/>
            <w:sz w:val="28"/>
            <w:szCs w:val="28"/>
            <w:lang w:val="en-US" w:eastAsia="zh-CN"/>
          </w:rPr>
          <w:t>由</w:t>
        </w:r>
      </w:ins>
      <w:ins w:id="32" w:author="白商" w:date="2026-05-14T10:02:28Z">
        <w:r>
          <w:rPr>
            <w:rFonts w:hint="eastAsia" w:ascii="仿宋" w:hAnsi="仿宋" w:eastAsia="仿宋" w:cs="仿宋"/>
            <w:sz w:val="28"/>
            <w:szCs w:val="28"/>
            <w:lang w:val="en-US" w:eastAsia="zh-CN"/>
          </w:rPr>
          <w:t>乙方</w:t>
        </w:r>
      </w:ins>
      <w:ins w:id="33" w:author="白商" w:date="2026-05-14T10:02:33Z">
        <w:r>
          <w:rPr>
            <w:rFonts w:hint="eastAsia" w:ascii="仿宋" w:hAnsi="仿宋" w:eastAsia="仿宋" w:cs="仿宋"/>
            <w:sz w:val="28"/>
            <w:szCs w:val="28"/>
            <w:lang w:val="en-US" w:eastAsia="zh-CN"/>
          </w:rPr>
          <w:t>承担</w:t>
        </w:r>
      </w:ins>
      <w:bookmarkStart w:id="0" w:name="_GoBack"/>
      <w:bookmarkEnd w:id="0"/>
      <w:r>
        <w:rPr>
          <w:rFonts w:hint="eastAsia" w:ascii="仿宋" w:hAnsi="仿宋" w:eastAsia="仿宋" w:cs="仿宋"/>
          <w:sz w:val="28"/>
          <w:szCs w:val="28"/>
          <w:lang w:val="en-US" w:eastAsia="zh-CN"/>
        </w:rPr>
        <w:t>。一年之后，甲方收购乙方的股权并完成注册资金的实际缴纳。</w:t>
      </w:r>
    </w:p>
    <w:p w14:paraId="29FED819">
      <w:pPr>
        <w:numPr>
          <w:ilvl w:val="2"/>
          <w:numId w:val="1"/>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lang w:val="en-US" w:eastAsia="zh-CN"/>
        </w:rPr>
        <w:t>在</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两次拍卖流拍后五个工作日内，完成以下事项：1、甲方向“新公司”出借一亿元，用于购买</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所涉及的部分债权；2、“新公司”收到出借款后与乙方签订债权转让协议并向乙方支付一亿元债权转让款。</w:t>
      </w:r>
    </w:p>
    <w:p w14:paraId="2C6E3A9B">
      <w:pPr>
        <w:numPr>
          <w:ilvl w:val="2"/>
          <w:numId w:val="1"/>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lang w:val="en-US" w:eastAsia="zh-CN"/>
        </w:rPr>
        <w:t>乙方收到债权转让款后2个工作日内到法院办理将</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采矿权归属到“新公司”名下的变更手续。</w:t>
      </w:r>
    </w:p>
    <w:p w14:paraId="53CB1C7D">
      <w:pPr>
        <w:numPr>
          <w:ilvl w:val="2"/>
          <w:numId w:val="1"/>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lang w:val="en-US" w:eastAsia="zh-CN"/>
        </w:rPr>
        <w:t>法院作出以物抵债裁定后一年内，甲方以1.5亿元（人民币壹亿伍仟万元整）的价格收购乙方持有“新公司”的全部股权，乙方无条件配合股权的交割。</w:t>
      </w:r>
    </w:p>
    <w:p w14:paraId="4D6C2A29">
      <w:pPr>
        <w:numPr>
          <w:ilvl w:val="2"/>
          <w:numId w:val="1"/>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lang w:val="en-US" w:eastAsia="zh-CN"/>
        </w:rPr>
        <w:t>抵债过程中产生的所有费用（包括但不限于需要为被执行人垫付的税费、买家税费以及其他任何与交易相关的费用）由“新公司”承担。</w:t>
      </w:r>
    </w:p>
    <w:p w14:paraId="246E1964">
      <w:pPr>
        <w:numPr>
          <w:ilvl w:val="-1"/>
          <w:numId w:val="0"/>
        </w:numPr>
        <w:tabs>
          <w:tab w:val="left" w:pos="0"/>
        </w:tabs>
        <w:spacing w:line="18" w:lineRule="atLeast"/>
        <w:ind w:firstLine="560" w:firstLineChars="200"/>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4.“石桥煤矿”操作流程</w:t>
      </w:r>
    </w:p>
    <w:p w14:paraId="4B61BF48">
      <w:pPr>
        <w:numPr>
          <w:ilvl w:val="-1"/>
          <w:numId w:val="0"/>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lang w:val="en-US" w:eastAsia="zh-CN"/>
        </w:rPr>
        <w:t>如“石桥煤矿”采矿权以二拍程序不高于7600万元的价格通过法院挂网竞拍，则甲方应当出价竞拍并在竞得后按时向法院支付拍卖价款。</w:t>
      </w:r>
    </w:p>
    <w:p w14:paraId="3E6DDE57">
      <w:pPr>
        <w:numPr>
          <w:ilvl w:val="-1"/>
          <w:numId w:val="0"/>
        </w:numPr>
        <w:tabs>
          <w:tab w:val="left" w:pos="0"/>
        </w:tabs>
        <w:spacing w:line="240" w:lineRule="auto"/>
        <w:ind w:firstLine="560" w:firstLineChars="200"/>
        <w:rPr>
          <w:rFonts w:ascii="仿宋" w:hAnsi="仿宋" w:eastAsia="仿宋" w:cs="仿宋"/>
          <w:sz w:val="28"/>
          <w:szCs w:val="28"/>
        </w:rPr>
      </w:pPr>
      <w:r>
        <w:rPr>
          <w:rFonts w:hint="eastAsia" w:ascii="仿宋" w:hAnsi="仿宋" w:eastAsia="仿宋" w:cs="仿宋"/>
          <w:sz w:val="28"/>
          <w:szCs w:val="28"/>
          <w:lang w:val="en-US" w:eastAsia="zh-CN"/>
        </w:rPr>
        <w:t>5.为体现甲方诚意，签订本协议之日起五个工作日内，甲方向乙方指定账号【账户名称：杭州醒沐壹号企业管理咨询合伙企业（有限合伙），账号：18803002010090000526，开户行：浙江稠州商业银行杭州分行】支付履约定金1000万元（大写：人民币壹仟万元整）。其中，履约定金对应</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采矿权为700万元，对应</w:t>
      </w:r>
      <w:r>
        <w:rPr>
          <w:rFonts w:hint="eastAsia" w:ascii="仿宋" w:hAnsi="仿宋" w:eastAsia="仿宋" w:cs="仿宋"/>
          <w:sz w:val="28"/>
          <w:szCs w:val="28"/>
        </w:rPr>
        <w:t>“</w:t>
      </w:r>
      <w:r>
        <w:rPr>
          <w:rFonts w:hint="eastAsia" w:ascii="仿宋" w:hAnsi="仿宋" w:eastAsia="仿宋" w:cs="仿宋"/>
          <w:sz w:val="28"/>
          <w:szCs w:val="28"/>
          <w:lang w:val="en-US" w:eastAsia="zh-CN"/>
        </w:rPr>
        <w:t>石桥煤矿</w:t>
      </w:r>
      <w:r>
        <w:rPr>
          <w:rFonts w:hint="eastAsia" w:ascii="仿宋" w:hAnsi="仿宋" w:eastAsia="仿宋" w:cs="仿宋"/>
          <w:sz w:val="28"/>
          <w:szCs w:val="28"/>
        </w:rPr>
        <w:t>”</w:t>
      </w:r>
      <w:r>
        <w:rPr>
          <w:rFonts w:hint="eastAsia" w:ascii="仿宋" w:hAnsi="仿宋" w:eastAsia="仿宋" w:cs="仿宋"/>
          <w:sz w:val="28"/>
          <w:szCs w:val="28"/>
          <w:lang w:val="en-US" w:eastAsia="zh-CN"/>
        </w:rPr>
        <w:t>的采矿权为300万元。若</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的采矿权被第三方拍得，未能通过</w:t>
      </w:r>
      <w:r>
        <w:rPr>
          <w:rFonts w:hint="eastAsia" w:ascii="仿宋" w:hAnsi="仿宋" w:eastAsia="仿宋" w:cs="仿宋"/>
          <w:sz w:val="28"/>
          <w:szCs w:val="28"/>
          <w:lang w:val="en-US" w:eastAsia="zh"/>
          <w:woUserID w:val="1"/>
        </w:rPr>
        <w:t>以物抵债</w:t>
      </w:r>
      <w:r>
        <w:rPr>
          <w:rFonts w:hint="eastAsia" w:ascii="仿宋" w:hAnsi="仿宋" w:eastAsia="仿宋" w:cs="仿宋"/>
          <w:sz w:val="28"/>
          <w:szCs w:val="28"/>
          <w:lang w:val="en-US" w:eastAsia="zh-CN"/>
        </w:rPr>
        <w:t>的方式归属到“新公司”，则乙方退还煤矿采矿权履约定金700万元；若</w:t>
      </w:r>
      <w:r>
        <w:rPr>
          <w:rFonts w:hint="eastAsia" w:ascii="仿宋" w:hAnsi="仿宋" w:eastAsia="仿宋" w:cs="仿宋"/>
          <w:sz w:val="28"/>
          <w:szCs w:val="28"/>
        </w:rPr>
        <w:t>“</w:t>
      </w:r>
      <w:r>
        <w:rPr>
          <w:rFonts w:hint="eastAsia" w:ascii="仿宋" w:hAnsi="仿宋" w:eastAsia="仿宋" w:cs="仿宋"/>
          <w:sz w:val="28"/>
          <w:szCs w:val="28"/>
          <w:lang w:val="en-US" w:eastAsia="zh-CN"/>
        </w:rPr>
        <w:t>石桥煤矿</w:t>
      </w:r>
      <w:r>
        <w:rPr>
          <w:rFonts w:hint="eastAsia" w:ascii="仿宋" w:hAnsi="仿宋" w:eastAsia="仿宋" w:cs="仿宋"/>
          <w:sz w:val="28"/>
          <w:szCs w:val="28"/>
        </w:rPr>
        <w:t>”</w:t>
      </w:r>
      <w:r>
        <w:rPr>
          <w:rFonts w:hint="eastAsia" w:ascii="仿宋" w:hAnsi="仿宋" w:eastAsia="仿宋" w:cs="仿宋"/>
          <w:sz w:val="28"/>
          <w:szCs w:val="28"/>
          <w:lang w:val="en-US" w:eastAsia="zh-CN"/>
        </w:rPr>
        <w:t>的采矿权挂网竞拍时被甲方拍走，则乙方退还煤矿采矿权履约定金300万元。</w:t>
      </w:r>
    </w:p>
    <w:p w14:paraId="4FDFD82D">
      <w:pPr>
        <w:numPr>
          <w:ilvl w:val="-1"/>
          <w:numId w:val="0"/>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sz w:val="28"/>
          <w:szCs w:val="28"/>
          <w:lang w:val="en-US" w:eastAsia="zh-CN"/>
        </w:rPr>
        <w:t>三、违约责任</w:t>
      </w:r>
    </w:p>
    <w:p w14:paraId="6237B79C">
      <w:pPr>
        <w:numPr>
          <w:ilvl w:val="2"/>
          <w:numId w:val="0"/>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kern w:val="2"/>
          <w:sz w:val="28"/>
          <w:szCs w:val="28"/>
          <w:lang w:val="en-US" w:eastAsia="zh-CN" w:bidi="ar-SA"/>
        </w:rPr>
        <w:t>1.</w:t>
      </w:r>
      <w:r>
        <w:rPr>
          <w:rFonts w:hint="eastAsia" w:ascii="仿宋" w:hAnsi="仿宋" w:eastAsia="仿宋" w:cs="仿宋"/>
          <w:sz w:val="28"/>
          <w:szCs w:val="28"/>
          <w:lang w:val="en-US" w:eastAsia="zh-CN"/>
        </w:rPr>
        <w:t>如</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和</w:t>
      </w:r>
      <w:r>
        <w:rPr>
          <w:rFonts w:hint="eastAsia" w:ascii="仿宋" w:hAnsi="仿宋" w:eastAsia="仿宋" w:cs="仿宋"/>
          <w:sz w:val="28"/>
          <w:szCs w:val="28"/>
        </w:rPr>
        <w:t>“</w:t>
      </w:r>
      <w:r>
        <w:rPr>
          <w:rFonts w:hint="eastAsia" w:ascii="仿宋" w:hAnsi="仿宋" w:eastAsia="仿宋" w:cs="仿宋"/>
          <w:sz w:val="28"/>
          <w:szCs w:val="28"/>
          <w:lang w:val="en-US" w:eastAsia="zh-CN"/>
        </w:rPr>
        <w:t>石桥煤矿</w:t>
      </w:r>
      <w:r>
        <w:rPr>
          <w:rFonts w:hint="eastAsia" w:ascii="仿宋" w:hAnsi="仿宋" w:eastAsia="仿宋" w:cs="仿宋"/>
          <w:sz w:val="28"/>
          <w:szCs w:val="28"/>
        </w:rPr>
        <w:t>”</w:t>
      </w:r>
      <w:r>
        <w:rPr>
          <w:rFonts w:hint="eastAsia" w:ascii="仿宋" w:hAnsi="仿宋" w:eastAsia="仿宋" w:cs="仿宋"/>
          <w:sz w:val="28"/>
          <w:szCs w:val="28"/>
          <w:lang w:val="en-US" w:eastAsia="zh-CN"/>
        </w:rPr>
        <w:t>的采矿权在法院挂网竞拍时均被第三方拍走，则本协议作废，双方互不承担责任，在竞拍结束后三个工作日内，乙方无息全额退还甲方所支付的履约定金。</w:t>
      </w:r>
    </w:p>
    <w:p w14:paraId="3F59D815">
      <w:pPr>
        <w:numPr>
          <w:ilvl w:val="2"/>
          <w:numId w:val="0"/>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kern w:val="2"/>
          <w:sz w:val="28"/>
          <w:szCs w:val="28"/>
          <w:lang w:val="en-US" w:eastAsia="zh-CN" w:bidi="ar-SA"/>
        </w:rPr>
        <w:t>2.</w:t>
      </w:r>
      <w:r>
        <w:rPr>
          <w:rFonts w:hint="eastAsia" w:ascii="仿宋" w:hAnsi="仿宋" w:eastAsia="仿宋" w:cs="仿宋"/>
          <w:sz w:val="28"/>
          <w:szCs w:val="28"/>
          <w:lang w:val="en-US" w:eastAsia="zh-CN"/>
        </w:rPr>
        <w:t>如果“新公司”未按本协议第二条第3款第（2）项的约定向乙方支付一亿元，则视为甲方违约，700万元履约定金</w:t>
      </w:r>
      <w:r>
        <w:rPr>
          <w:rFonts w:hint="default" w:ascii="仿宋" w:hAnsi="仿宋" w:eastAsia="仿宋" w:cs="仿宋"/>
          <w:sz w:val="28"/>
          <w:szCs w:val="28"/>
          <w:lang w:eastAsia="zh-CN"/>
        </w:rPr>
        <w:t>归</w:t>
      </w:r>
      <w:r>
        <w:rPr>
          <w:rFonts w:hint="eastAsia" w:ascii="仿宋" w:hAnsi="仿宋" w:eastAsia="仿宋" w:cs="仿宋"/>
          <w:sz w:val="28"/>
          <w:szCs w:val="28"/>
          <w:lang w:val="en-US" w:eastAsia="zh-CN"/>
        </w:rPr>
        <w:t>乙方</w:t>
      </w:r>
      <w:r>
        <w:rPr>
          <w:rFonts w:hint="default" w:ascii="仿宋" w:hAnsi="仿宋" w:eastAsia="仿宋" w:cs="仿宋"/>
          <w:sz w:val="28"/>
          <w:szCs w:val="28"/>
          <w:lang w:eastAsia="zh-CN"/>
        </w:rPr>
        <w:t>所有</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若法院作出以物抵债裁定后一年内，甲方未按本协议第二条第3款第</w:t>
      </w:r>
      <w:r>
        <w:rPr>
          <w:rFonts w:hint="eastAsia" w:ascii="仿宋" w:hAnsi="仿宋" w:eastAsia="仿宋" w:cs="仿宋"/>
          <w:sz w:val="28"/>
          <w:szCs w:val="28"/>
          <w:lang w:val="en-US" w:eastAsia="zh"/>
          <w:woUserID w:val="2"/>
        </w:rPr>
        <w:t xml:space="preserve"> </w:t>
      </w:r>
      <w:r>
        <w:rPr>
          <w:rFonts w:hint="eastAsia" w:ascii="仿宋" w:hAnsi="仿宋" w:eastAsia="仿宋" w:cs="仿宋"/>
          <w:sz w:val="28"/>
          <w:szCs w:val="28"/>
          <w:lang w:val="en-US" w:eastAsia="zh-CN"/>
        </w:rPr>
        <w:t>（</w:t>
      </w:r>
      <w:r>
        <w:rPr>
          <w:rFonts w:hint="eastAsia" w:ascii="仿宋" w:hAnsi="仿宋" w:eastAsia="仿宋" w:cs="仿宋"/>
          <w:sz w:val="28"/>
          <w:szCs w:val="28"/>
          <w:lang w:val="en-US" w:eastAsia="zh"/>
          <w:woUserID w:val="1"/>
        </w:rPr>
        <w:t>4</w:t>
      </w:r>
      <w:r>
        <w:rPr>
          <w:rFonts w:hint="eastAsia" w:ascii="仿宋" w:hAnsi="仿宋" w:eastAsia="仿宋" w:cs="仿宋"/>
          <w:sz w:val="28"/>
          <w:szCs w:val="28"/>
          <w:lang w:val="en-US" w:eastAsia="zh-CN"/>
        </w:rPr>
        <w:t>）项的约定收购乙方持有“新公司”的全部股权，则视为甲方违约，履约定金</w:t>
      </w:r>
      <w:r>
        <w:rPr>
          <w:rFonts w:hint="default" w:ascii="仿宋" w:hAnsi="仿宋" w:eastAsia="仿宋" w:cs="仿宋"/>
          <w:sz w:val="28"/>
          <w:szCs w:val="28"/>
          <w:lang w:eastAsia="zh-CN"/>
        </w:rPr>
        <w:t>归</w:t>
      </w:r>
      <w:r>
        <w:rPr>
          <w:rFonts w:hint="eastAsia" w:ascii="仿宋" w:hAnsi="仿宋" w:eastAsia="仿宋" w:cs="仿宋"/>
          <w:sz w:val="28"/>
          <w:szCs w:val="28"/>
          <w:lang w:val="en-US" w:eastAsia="zh-CN"/>
        </w:rPr>
        <w:t>乙方</w:t>
      </w:r>
      <w:r>
        <w:rPr>
          <w:rFonts w:hint="default" w:ascii="仿宋" w:hAnsi="仿宋" w:eastAsia="仿宋" w:cs="仿宋"/>
          <w:sz w:val="28"/>
          <w:szCs w:val="28"/>
          <w:lang w:eastAsia="zh-CN"/>
        </w:rPr>
        <w:t>所有</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且甲方应当无偿将其持有的“新公司”49%的股权过户给乙方，并免除其向“新公司”出借的一亿元的债务。</w:t>
      </w:r>
    </w:p>
    <w:p w14:paraId="7EBFFAAC">
      <w:pPr>
        <w:numPr>
          <w:ilvl w:val="2"/>
          <w:numId w:val="0"/>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kern w:val="2"/>
          <w:sz w:val="28"/>
          <w:szCs w:val="28"/>
          <w:lang w:val="en-US" w:eastAsia="zh-CN" w:bidi="ar-SA"/>
        </w:rPr>
        <w:t>3.</w:t>
      </w:r>
      <w:r>
        <w:rPr>
          <w:rFonts w:hint="eastAsia" w:ascii="仿宋" w:hAnsi="仿宋" w:eastAsia="仿宋" w:cs="仿宋"/>
          <w:sz w:val="28"/>
          <w:szCs w:val="28"/>
          <w:lang w:val="en-US" w:eastAsia="zh-CN"/>
        </w:rPr>
        <w:t>如果“新公司”向乙方支付一亿元债权转让款后，乙方未能通过以物抵债的方式将</w:t>
      </w:r>
      <w:r>
        <w:rPr>
          <w:rFonts w:hint="eastAsia" w:ascii="仿宋" w:hAnsi="仿宋" w:eastAsia="仿宋" w:cs="仿宋"/>
          <w:sz w:val="28"/>
          <w:szCs w:val="28"/>
        </w:rPr>
        <w:t>“龙鑫</w:t>
      </w:r>
      <w:r>
        <w:rPr>
          <w:rFonts w:hint="eastAsia" w:ascii="仿宋" w:hAnsi="仿宋" w:eastAsia="仿宋" w:cs="仿宋"/>
          <w:sz w:val="28"/>
          <w:szCs w:val="28"/>
          <w:lang w:val="en-US" w:eastAsia="zh-CN"/>
        </w:rPr>
        <w:t>煤</w:t>
      </w:r>
      <w:r>
        <w:rPr>
          <w:rFonts w:hint="eastAsia" w:ascii="仿宋" w:hAnsi="仿宋" w:eastAsia="仿宋" w:cs="仿宋"/>
          <w:sz w:val="28"/>
          <w:szCs w:val="28"/>
        </w:rPr>
        <w:t>矿”</w:t>
      </w:r>
      <w:r>
        <w:rPr>
          <w:rFonts w:hint="eastAsia" w:ascii="仿宋" w:hAnsi="仿宋" w:eastAsia="仿宋" w:cs="仿宋"/>
          <w:sz w:val="28"/>
          <w:szCs w:val="28"/>
          <w:lang w:val="en-US" w:eastAsia="zh-CN"/>
        </w:rPr>
        <w:t>的采矿权归属到“新公司”，则乙方退还甲方所支付的履约定金700万元，并赔偿给甲方700万元。</w:t>
      </w:r>
    </w:p>
    <w:p w14:paraId="717367D6">
      <w:pPr>
        <w:numPr>
          <w:ilvl w:val="2"/>
          <w:numId w:val="0"/>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kern w:val="2"/>
          <w:sz w:val="28"/>
          <w:szCs w:val="28"/>
          <w:lang w:val="en-US" w:eastAsia="zh-CN" w:bidi="ar-SA"/>
        </w:rPr>
        <w:t>4.</w:t>
      </w:r>
      <w:r>
        <w:rPr>
          <w:rFonts w:hint="eastAsia" w:ascii="仿宋" w:hAnsi="仿宋" w:eastAsia="仿宋" w:cs="仿宋"/>
          <w:sz w:val="28"/>
          <w:szCs w:val="28"/>
          <w:lang w:val="en-US" w:eastAsia="zh-CN"/>
        </w:rPr>
        <w:t>如“石桥煤矿”采矿权以二拍程序高于7600万元的价格通过法院挂网竞拍，则乙方在竞拍结束后三个工作日内无息退还甲方所支付的履约定金300万元，并赔偿给甲方300万元。</w:t>
      </w:r>
    </w:p>
    <w:p w14:paraId="66BF339B">
      <w:pPr>
        <w:numPr>
          <w:ilvl w:val="2"/>
          <w:numId w:val="0"/>
        </w:numPr>
        <w:tabs>
          <w:tab w:val="left" w:pos="0"/>
        </w:tabs>
        <w:spacing w:line="18" w:lineRule="atLeast"/>
        <w:ind w:firstLine="560" w:firstLineChars="200"/>
        <w:rPr>
          <w:rFonts w:ascii="仿宋" w:hAnsi="仿宋" w:eastAsia="仿宋" w:cs="仿宋"/>
          <w:sz w:val="28"/>
          <w:szCs w:val="28"/>
          <w:highlight w:val="none"/>
        </w:rPr>
      </w:pPr>
      <w:r>
        <w:rPr>
          <w:rFonts w:hint="eastAsia" w:ascii="仿宋" w:hAnsi="仿宋" w:eastAsia="仿宋" w:cs="仿宋"/>
          <w:kern w:val="2"/>
          <w:sz w:val="28"/>
          <w:szCs w:val="28"/>
          <w:lang w:val="en-US" w:eastAsia="zh-CN" w:bidi="ar-SA"/>
        </w:rPr>
        <w:t>5.</w:t>
      </w:r>
      <w:r>
        <w:rPr>
          <w:rFonts w:hint="eastAsia" w:ascii="仿宋" w:hAnsi="仿宋" w:eastAsia="仿宋" w:cs="仿宋"/>
          <w:sz w:val="28"/>
          <w:szCs w:val="28"/>
          <w:highlight w:val="none"/>
          <w:lang w:val="en-US" w:eastAsia="zh-CN"/>
        </w:rPr>
        <w:t>如“石桥煤矿”采矿权以二拍程序不高于7600万元的价格通过法院挂网竞拍，若甲方未参与竞拍或甲方在竞得后未</w:t>
      </w:r>
      <w:r>
        <w:rPr>
          <w:rFonts w:hint="eastAsia" w:ascii="仿宋" w:hAnsi="仿宋" w:eastAsia="仿宋" w:cs="仿宋"/>
          <w:sz w:val="28"/>
          <w:szCs w:val="28"/>
          <w:lang w:val="en-US" w:eastAsia="zh-CN"/>
        </w:rPr>
        <w:t>按时向法院支付拍卖价款</w:t>
      </w:r>
      <w:r>
        <w:rPr>
          <w:rFonts w:hint="eastAsia" w:ascii="仿宋" w:hAnsi="仿宋" w:eastAsia="仿宋" w:cs="仿宋"/>
          <w:sz w:val="28"/>
          <w:szCs w:val="28"/>
          <w:highlight w:val="none"/>
          <w:lang w:val="en-US" w:eastAsia="zh-CN"/>
        </w:rPr>
        <w:t>，则甲方违约，300万元履约定金不予退还。</w:t>
      </w:r>
      <w:r>
        <w:rPr>
          <w:rFonts w:hint="eastAsia" w:ascii="仿宋" w:hAnsi="仿宋" w:eastAsia="仿宋" w:cs="仿宋"/>
          <w:sz w:val="28"/>
          <w:szCs w:val="28"/>
          <w:lang w:val="en-US" w:eastAsia="zh-CN"/>
        </w:rPr>
        <w:t>若</w:t>
      </w:r>
      <w:del w:id="34" w:author="白商" w:date="2026-05-12T16:51:55Z">
        <w:r>
          <w:rPr>
            <w:rFonts w:hint="eastAsia" w:ascii="仿宋" w:hAnsi="仿宋" w:eastAsia="仿宋" w:cs="仿宋"/>
            <w:sz w:val="28"/>
            <w:szCs w:val="28"/>
            <w:lang w:val="en-US" w:eastAsia="zh-CN"/>
          </w:rPr>
          <w:delText>甲方出价后</w:delText>
        </w:r>
      </w:del>
      <w:r>
        <w:rPr>
          <w:rFonts w:hint="eastAsia" w:ascii="仿宋" w:hAnsi="仿宋" w:eastAsia="仿宋" w:cs="仿宋"/>
          <w:sz w:val="28"/>
          <w:szCs w:val="28"/>
          <w:lang w:val="en-US" w:eastAsia="zh-CN"/>
        </w:rPr>
        <w:t>有第三方</w:t>
      </w:r>
      <w:del w:id="35" w:author="白商" w:date="2026-05-12T16:52:04Z">
        <w:r>
          <w:rPr>
            <w:rFonts w:hint="eastAsia" w:ascii="仿宋" w:hAnsi="仿宋" w:eastAsia="仿宋" w:cs="仿宋"/>
            <w:sz w:val="28"/>
            <w:szCs w:val="28"/>
            <w:lang w:val="en-US" w:eastAsia="zh-CN"/>
          </w:rPr>
          <w:delText>以高于甲方的</w:delText>
        </w:r>
      </w:del>
      <w:r>
        <w:rPr>
          <w:rFonts w:hint="eastAsia" w:ascii="仿宋" w:hAnsi="仿宋" w:eastAsia="仿宋" w:cs="仿宋"/>
          <w:sz w:val="28"/>
          <w:szCs w:val="28"/>
          <w:lang w:val="en-US" w:eastAsia="zh-CN"/>
        </w:rPr>
        <w:t>出价竞得“石桥煤矿”，导致甲方未能竞得的，乙方在竞拍结束后三个工作日内无息退还甲方缴纳的履</w:t>
      </w:r>
      <w:r>
        <w:rPr>
          <w:rFonts w:hint="eastAsia" w:ascii="仿宋" w:hAnsi="仿宋" w:eastAsia="仿宋" w:cs="仿宋"/>
          <w:sz w:val="28"/>
          <w:szCs w:val="28"/>
          <w:highlight w:val="none"/>
          <w:lang w:val="en-US" w:eastAsia="zh-CN"/>
        </w:rPr>
        <w:t>约定金</w:t>
      </w:r>
      <w:r>
        <w:rPr>
          <w:rFonts w:hint="eastAsia" w:ascii="仿宋" w:hAnsi="仿宋" w:eastAsia="仿宋" w:cs="仿宋"/>
          <w:sz w:val="28"/>
          <w:szCs w:val="28"/>
          <w:lang w:val="en-US" w:eastAsia="zh-CN"/>
        </w:rPr>
        <w:t>300万元。</w:t>
      </w:r>
    </w:p>
    <w:p w14:paraId="57F85F63">
      <w:pPr>
        <w:numPr>
          <w:ilvl w:val="0"/>
          <w:numId w:val="0"/>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kern w:val="2"/>
          <w:sz w:val="28"/>
          <w:szCs w:val="28"/>
          <w:lang w:val="en-US" w:eastAsia="zh-CN" w:bidi="ar-SA"/>
        </w:rPr>
        <w:t>四、</w:t>
      </w:r>
      <w:r>
        <w:rPr>
          <w:rFonts w:hint="eastAsia" w:ascii="仿宋" w:hAnsi="仿宋" w:eastAsia="仿宋" w:cs="仿宋"/>
          <w:sz w:val="28"/>
          <w:szCs w:val="28"/>
        </w:rPr>
        <w:t>权利、义务</w:t>
      </w:r>
    </w:p>
    <w:p w14:paraId="766D5125">
      <w:pPr>
        <w:numPr>
          <w:ilvl w:val="0"/>
          <w:numId w:val="0"/>
        </w:numPr>
        <w:tabs>
          <w:tab w:val="left" w:pos="420"/>
        </w:tabs>
        <w:spacing w:line="18" w:lineRule="atLeast"/>
        <w:ind w:firstLine="560" w:firstLineChars="200"/>
        <w:rPr>
          <w:rFonts w:hint="eastAsia" w:ascii="仿宋" w:hAnsi="仿宋" w:eastAsia="仿宋" w:cs="仿宋"/>
          <w:sz w:val="28"/>
          <w:szCs w:val="28"/>
        </w:rPr>
      </w:pPr>
      <w:r>
        <w:rPr>
          <w:rFonts w:hint="eastAsia" w:ascii="仿宋" w:hAnsi="仿宋" w:eastAsia="仿宋" w:cs="仿宋"/>
          <w:sz w:val="28"/>
          <w:szCs w:val="28"/>
        </w:rPr>
        <w:t>双方应对本协议及后续各矿合作细则负有保密的义务；非经对方书面同意，任何一方不得泄露协议的具体内容。</w:t>
      </w:r>
    </w:p>
    <w:p w14:paraId="5B927996">
      <w:pPr>
        <w:numPr>
          <w:ilvl w:val="0"/>
          <w:numId w:val="0"/>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kern w:val="2"/>
          <w:sz w:val="28"/>
          <w:szCs w:val="28"/>
          <w:lang w:val="en-US" w:eastAsia="zh-CN" w:bidi="ar-SA"/>
        </w:rPr>
        <w:t>五、</w:t>
      </w:r>
      <w:r>
        <w:rPr>
          <w:rFonts w:hint="eastAsia" w:ascii="仿宋" w:hAnsi="仿宋" w:eastAsia="仿宋" w:cs="仿宋"/>
          <w:sz w:val="28"/>
          <w:szCs w:val="28"/>
        </w:rPr>
        <w:t>未尽事宜，双方另行协商</w:t>
      </w:r>
      <w:r>
        <w:rPr>
          <w:rFonts w:hint="eastAsia" w:ascii="仿宋" w:hAnsi="仿宋" w:eastAsia="仿宋" w:cs="仿宋"/>
          <w:sz w:val="28"/>
          <w:szCs w:val="28"/>
          <w:lang w:eastAsia="zh"/>
          <w:woUserID w:val="1"/>
        </w:rPr>
        <w:t>并签订书面补充协议</w:t>
      </w:r>
      <w:r>
        <w:rPr>
          <w:rFonts w:hint="eastAsia" w:ascii="仿宋" w:hAnsi="仿宋" w:eastAsia="仿宋" w:cs="仿宋"/>
          <w:sz w:val="28"/>
          <w:szCs w:val="28"/>
        </w:rPr>
        <w:t>。</w:t>
      </w:r>
    </w:p>
    <w:p w14:paraId="14C7D522">
      <w:pPr>
        <w:numPr>
          <w:ilvl w:val="0"/>
          <w:numId w:val="0"/>
        </w:numPr>
        <w:tabs>
          <w:tab w:val="left" w:pos="0"/>
        </w:tabs>
        <w:spacing w:line="18" w:lineRule="atLeast"/>
        <w:ind w:firstLine="560" w:firstLineChars="200"/>
        <w:rPr>
          <w:rFonts w:ascii="仿宋" w:hAnsi="仿宋" w:eastAsia="仿宋" w:cs="仿宋"/>
          <w:sz w:val="28"/>
          <w:szCs w:val="28"/>
        </w:rPr>
      </w:pPr>
      <w:r>
        <w:rPr>
          <w:rFonts w:hint="eastAsia" w:ascii="仿宋" w:hAnsi="仿宋" w:eastAsia="仿宋" w:cs="仿宋"/>
          <w:kern w:val="2"/>
          <w:sz w:val="28"/>
          <w:szCs w:val="28"/>
          <w:lang w:val="en-US" w:eastAsia="zh-CN" w:bidi="ar-SA"/>
        </w:rPr>
        <w:t>六、</w:t>
      </w:r>
      <w:r>
        <w:rPr>
          <w:rFonts w:hint="eastAsia" w:ascii="仿宋" w:hAnsi="仿宋" w:eastAsia="仿宋" w:cs="仿宋"/>
          <w:sz w:val="28"/>
          <w:szCs w:val="28"/>
        </w:rPr>
        <w:t>本协议一式</w:t>
      </w:r>
      <w:r>
        <w:rPr>
          <w:rFonts w:hint="eastAsia" w:ascii="仿宋" w:hAnsi="仿宋" w:eastAsia="仿宋" w:cs="仿宋"/>
          <w:sz w:val="28"/>
          <w:szCs w:val="28"/>
          <w:lang w:val="en-US" w:eastAsia="zh-CN"/>
        </w:rPr>
        <w:t>两</w:t>
      </w:r>
      <w:r>
        <w:rPr>
          <w:rFonts w:hint="eastAsia" w:ascii="仿宋" w:hAnsi="仿宋" w:eastAsia="仿宋" w:cs="仿宋"/>
          <w:sz w:val="28"/>
          <w:szCs w:val="28"/>
        </w:rPr>
        <w:t>份，</w:t>
      </w:r>
      <w:r>
        <w:rPr>
          <w:rFonts w:hint="eastAsia" w:ascii="仿宋" w:hAnsi="仿宋" w:eastAsia="仿宋" w:cs="仿宋"/>
          <w:sz w:val="28"/>
          <w:szCs w:val="28"/>
          <w:lang w:eastAsia="zh"/>
          <w:woUserID w:val="1"/>
        </w:rPr>
        <w:t>甲乙双方盖章后生效，</w:t>
      </w:r>
      <w:r>
        <w:rPr>
          <w:rFonts w:hint="eastAsia" w:ascii="仿宋" w:hAnsi="仿宋" w:eastAsia="仿宋" w:cs="仿宋"/>
          <w:sz w:val="28"/>
          <w:szCs w:val="28"/>
        </w:rPr>
        <w:t>有效期</w:t>
      </w:r>
      <w:r>
        <w:rPr>
          <w:rFonts w:hint="eastAsia" w:ascii="仿宋" w:hAnsi="仿宋" w:eastAsia="仿宋" w:cs="仿宋"/>
          <w:sz w:val="28"/>
          <w:szCs w:val="28"/>
          <w:lang w:val="en-US" w:eastAsia="zh-CN"/>
        </w:rPr>
        <w:t>2年</w:t>
      </w:r>
      <w:r>
        <w:rPr>
          <w:rFonts w:hint="eastAsia" w:ascii="仿宋" w:hAnsi="仿宋" w:eastAsia="仿宋" w:cs="仿宋"/>
          <w:sz w:val="28"/>
          <w:szCs w:val="28"/>
        </w:rPr>
        <w:t>，自20</w:t>
      </w:r>
      <w:r>
        <w:rPr>
          <w:rFonts w:hint="eastAsia" w:ascii="仿宋" w:hAnsi="仿宋" w:eastAsia="仿宋" w:cs="仿宋"/>
          <w:sz w:val="28"/>
          <w:szCs w:val="28"/>
          <w:lang w:val="en-US" w:eastAsia="zh-CN"/>
        </w:rPr>
        <w:t>26</w:t>
      </w:r>
      <w:r>
        <w:rPr>
          <w:rFonts w:hint="eastAsia" w:ascii="仿宋" w:hAnsi="仿宋" w:eastAsia="仿宋" w:cs="仿宋"/>
          <w:sz w:val="28"/>
          <w:szCs w:val="28"/>
        </w:rPr>
        <w:t>年</w:t>
      </w:r>
      <w:r>
        <w:rPr>
          <w:rFonts w:hint="eastAsia" w:ascii="仿宋" w:hAnsi="仿宋" w:eastAsia="仿宋" w:cs="仿宋"/>
          <w:sz w:val="28"/>
          <w:szCs w:val="28"/>
          <w:lang w:val="en-US" w:eastAsia="zh-CN"/>
        </w:rPr>
        <w:t>5</w:t>
      </w:r>
      <w:r>
        <w:rPr>
          <w:rFonts w:hint="eastAsia" w:ascii="仿宋" w:hAnsi="仿宋" w:eastAsia="仿宋" w:cs="仿宋"/>
          <w:sz w:val="28"/>
          <w:szCs w:val="28"/>
        </w:rPr>
        <w:t>月</w:t>
      </w:r>
      <w:r>
        <w:rPr>
          <w:rFonts w:hint="eastAsia" w:ascii="仿宋" w:hAnsi="仿宋" w:eastAsia="仿宋" w:cs="仿宋"/>
          <w:sz w:val="28"/>
          <w:szCs w:val="28"/>
          <w:lang w:val="en-US" w:eastAsia="zh-CN"/>
        </w:rPr>
        <w:t>6</w:t>
      </w:r>
      <w:r>
        <w:rPr>
          <w:rFonts w:hint="eastAsia" w:ascii="仿宋" w:hAnsi="仿宋" w:eastAsia="仿宋" w:cs="仿宋"/>
          <w:sz w:val="28"/>
          <w:szCs w:val="28"/>
        </w:rPr>
        <w:t>日至202</w:t>
      </w:r>
      <w:r>
        <w:rPr>
          <w:rFonts w:hint="eastAsia" w:ascii="仿宋" w:hAnsi="仿宋" w:eastAsia="仿宋" w:cs="仿宋"/>
          <w:sz w:val="28"/>
          <w:szCs w:val="28"/>
          <w:lang w:val="en-US" w:eastAsia="zh-CN"/>
        </w:rPr>
        <w:t>8</w:t>
      </w:r>
      <w:r>
        <w:rPr>
          <w:rFonts w:hint="eastAsia" w:ascii="仿宋" w:hAnsi="仿宋" w:eastAsia="仿宋" w:cs="仿宋"/>
          <w:sz w:val="28"/>
          <w:szCs w:val="28"/>
        </w:rPr>
        <w:t>年</w:t>
      </w:r>
      <w:r>
        <w:rPr>
          <w:rFonts w:hint="eastAsia" w:ascii="仿宋" w:hAnsi="仿宋" w:eastAsia="仿宋" w:cs="仿宋"/>
          <w:sz w:val="28"/>
          <w:szCs w:val="28"/>
          <w:lang w:val="en-US" w:eastAsia="zh-CN"/>
        </w:rPr>
        <w:t>5</w:t>
      </w:r>
      <w:r>
        <w:rPr>
          <w:rFonts w:hint="eastAsia" w:ascii="仿宋" w:hAnsi="仿宋" w:eastAsia="仿宋" w:cs="仿宋"/>
          <w:sz w:val="28"/>
          <w:szCs w:val="28"/>
        </w:rPr>
        <w:t>月</w:t>
      </w:r>
      <w:r>
        <w:rPr>
          <w:rFonts w:hint="eastAsia" w:ascii="仿宋" w:hAnsi="仿宋" w:eastAsia="仿宋" w:cs="仿宋"/>
          <w:sz w:val="28"/>
          <w:szCs w:val="28"/>
          <w:lang w:val="en-US" w:eastAsia="zh-CN"/>
        </w:rPr>
        <w:t>6</w:t>
      </w:r>
      <w:r>
        <w:rPr>
          <w:rFonts w:hint="eastAsia" w:ascii="仿宋" w:hAnsi="仿宋" w:eastAsia="仿宋" w:cs="仿宋"/>
          <w:sz w:val="28"/>
          <w:szCs w:val="28"/>
        </w:rPr>
        <w:t>日或止于双方</w:t>
      </w:r>
      <w:r>
        <w:rPr>
          <w:rFonts w:hint="eastAsia" w:ascii="仿宋" w:hAnsi="仿宋" w:eastAsia="仿宋" w:cs="仿宋"/>
          <w:sz w:val="28"/>
          <w:szCs w:val="28"/>
          <w:lang w:eastAsia="zh"/>
          <w:woUserID w:val="1"/>
        </w:rPr>
        <w:t>书面</w:t>
      </w:r>
      <w:r>
        <w:rPr>
          <w:rFonts w:hint="eastAsia" w:ascii="仿宋" w:hAnsi="仿宋" w:eastAsia="仿宋" w:cs="仿宋"/>
          <w:sz w:val="28"/>
          <w:szCs w:val="28"/>
          <w:lang w:val="en-US" w:eastAsia="zh-CN"/>
        </w:rPr>
        <w:t>协议终止</w:t>
      </w:r>
      <w:r>
        <w:rPr>
          <w:rFonts w:hint="eastAsia" w:ascii="仿宋" w:hAnsi="仿宋" w:eastAsia="仿宋" w:cs="仿宋"/>
          <w:sz w:val="28"/>
          <w:szCs w:val="28"/>
        </w:rPr>
        <w:t>。</w:t>
      </w:r>
    </w:p>
    <w:p w14:paraId="7E84FB66">
      <w:pPr>
        <w:spacing w:line="18" w:lineRule="atLeast"/>
        <w:rPr>
          <w:rFonts w:ascii="仿宋" w:hAnsi="仿宋" w:eastAsia="仿宋" w:cs="仿宋"/>
          <w:sz w:val="28"/>
          <w:szCs w:val="28"/>
        </w:rPr>
      </w:pPr>
      <w:r>
        <w:rPr>
          <w:rFonts w:hint="eastAsia" w:ascii="仿宋" w:hAnsi="仿宋" w:eastAsia="仿宋" w:cs="仿宋"/>
          <w:sz w:val="28"/>
          <w:szCs w:val="28"/>
        </w:rPr>
        <w:t>甲方：</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（盖章）</w:t>
      </w:r>
    </w:p>
    <w:p w14:paraId="22DC402E">
      <w:pPr>
        <w:tabs>
          <w:tab w:val="left" w:pos="0"/>
        </w:tabs>
        <w:spacing w:line="18" w:lineRule="atLeast"/>
        <w:ind w:left="420" w:leftChars="200"/>
        <w:rPr>
          <w:rFonts w:ascii="仿宋" w:hAnsi="仿宋" w:eastAsia="仿宋" w:cs="仿宋"/>
          <w:sz w:val="28"/>
          <w:szCs w:val="28"/>
        </w:rPr>
      </w:pPr>
    </w:p>
    <w:p w14:paraId="7CECD09D">
      <w:pPr>
        <w:tabs>
          <w:tab w:val="left" w:pos="0"/>
        </w:tabs>
        <w:spacing w:line="18" w:lineRule="atLeast"/>
        <w:ind w:left="420" w:leftChars="200"/>
        <w:rPr>
          <w:rFonts w:ascii="仿宋" w:hAnsi="仿宋" w:eastAsia="仿宋" w:cs="仿宋"/>
          <w:sz w:val="28"/>
          <w:szCs w:val="28"/>
        </w:rPr>
      </w:pPr>
    </w:p>
    <w:p w14:paraId="1843AF48">
      <w:pPr>
        <w:tabs>
          <w:tab w:val="left" w:pos="0"/>
        </w:tabs>
        <w:spacing w:line="18" w:lineRule="atLeast"/>
        <w:rPr>
          <w:rFonts w:ascii="仿宋" w:hAnsi="仿宋" w:eastAsia="仿宋" w:cs="仿宋"/>
          <w:sz w:val="28"/>
          <w:szCs w:val="28"/>
        </w:rPr>
      </w:pPr>
      <w:r>
        <w:rPr>
          <w:rFonts w:hint="eastAsia" w:ascii="仿宋" w:hAnsi="仿宋" w:eastAsia="仿宋" w:cs="仿宋"/>
          <w:sz w:val="28"/>
          <w:szCs w:val="28"/>
        </w:rPr>
        <w:t>乙方：</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（盖章）</w:t>
      </w:r>
    </w:p>
    <w:p w14:paraId="2AAAB5AD">
      <w:pPr>
        <w:tabs>
          <w:tab w:val="left" w:pos="0"/>
        </w:tabs>
        <w:spacing w:line="18" w:lineRule="atLeast"/>
        <w:ind w:left="420" w:leftChars="200"/>
        <w:rPr>
          <w:rFonts w:ascii="仿宋" w:hAnsi="仿宋" w:eastAsia="仿宋" w:cs="仿宋"/>
          <w:sz w:val="28"/>
          <w:szCs w:val="28"/>
        </w:rPr>
      </w:pPr>
    </w:p>
    <w:p w14:paraId="6B6130C9">
      <w:pPr>
        <w:tabs>
          <w:tab w:val="left" w:pos="0"/>
        </w:tabs>
        <w:spacing w:line="18" w:lineRule="atLeast"/>
        <w:ind w:left="420" w:leftChars="200"/>
        <w:rPr>
          <w:rFonts w:ascii="仿宋" w:hAnsi="仿宋" w:eastAsia="仿宋" w:cs="仿宋"/>
          <w:sz w:val="28"/>
          <w:szCs w:val="28"/>
        </w:rPr>
      </w:pPr>
    </w:p>
    <w:p w14:paraId="4E436131">
      <w:pPr>
        <w:tabs>
          <w:tab w:val="left" w:pos="0"/>
        </w:tabs>
        <w:spacing w:line="18" w:lineRule="atLeast"/>
        <w:ind w:left="420" w:leftChars="200"/>
        <w:rPr>
          <w:rFonts w:ascii="仿宋" w:hAnsi="仿宋" w:eastAsia="仿宋" w:cs="仿宋"/>
          <w:sz w:val="28"/>
          <w:szCs w:val="28"/>
        </w:rPr>
      </w:pPr>
    </w:p>
    <w:p w14:paraId="375901A6">
      <w:pPr>
        <w:tabs>
          <w:tab w:val="left" w:pos="0"/>
        </w:tabs>
        <w:spacing w:line="18" w:lineRule="atLeast"/>
        <w:ind w:left="420" w:leftChars="200"/>
        <w:rPr>
          <w:rFonts w:ascii="仿宋" w:hAnsi="仿宋" w:eastAsia="仿宋" w:cs="仿宋"/>
          <w:sz w:val="28"/>
          <w:szCs w:val="28"/>
        </w:rPr>
      </w:pPr>
    </w:p>
    <w:p w14:paraId="34ACA81C">
      <w:pPr>
        <w:tabs>
          <w:tab w:val="left" w:pos="0"/>
        </w:tabs>
        <w:spacing w:line="18" w:lineRule="atLeast"/>
        <w:ind w:left="420" w:leftChars="200"/>
        <w:jc w:val="right"/>
        <w:rPr>
          <w:rFonts w:ascii="仿宋" w:hAnsi="仿宋" w:eastAsia="仿宋" w:cs="仿宋"/>
          <w:sz w:val="28"/>
          <w:szCs w:val="28"/>
        </w:rPr>
      </w:pPr>
      <w:r>
        <w:rPr>
          <w:rFonts w:hint="eastAsia" w:ascii="仿宋" w:hAnsi="仿宋" w:eastAsia="仿宋" w:cs="仿宋"/>
          <w:sz w:val="28"/>
          <w:szCs w:val="28"/>
        </w:rPr>
        <w:t>二〇</w:t>
      </w:r>
      <w:r>
        <w:rPr>
          <w:rFonts w:hint="eastAsia" w:ascii="仿宋" w:hAnsi="仿宋" w:eastAsia="仿宋" w:cs="仿宋"/>
          <w:sz w:val="28"/>
          <w:szCs w:val="28"/>
          <w:lang w:val="en-US" w:eastAsia="zh-CN"/>
        </w:rPr>
        <w:t>二六</w:t>
      </w:r>
      <w:r>
        <w:rPr>
          <w:rFonts w:hint="eastAsia" w:ascii="仿宋" w:hAnsi="仿宋" w:eastAsia="仿宋" w:cs="仿宋"/>
          <w:sz w:val="28"/>
          <w:szCs w:val="28"/>
        </w:rPr>
        <w:t>年</w:t>
      </w:r>
      <w:r>
        <w:rPr>
          <w:rFonts w:hint="eastAsia" w:ascii="仿宋" w:hAnsi="仿宋" w:eastAsia="仿宋" w:cs="仿宋"/>
          <w:sz w:val="28"/>
          <w:szCs w:val="28"/>
          <w:lang w:val="en-US" w:eastAsia="zh-CN"/>
        </w:rPr>
        <w:t>五</w:t>
      </w:r>
      <w:r>
        <w:rPr>
          <w:rFonts w:hint="eastAsia" w:ascii="仿宋" w:hAnsi="仿宋" w:eastAsia="仿宋" w:cs="仿宋"/>
          <w:sz w:val="28"/>
          <w:szCs w:val="28"/>
        </w:rPr>
        <w:t>月</w:t>
      </w:r>
      <w:r>
        <w:rPr>
          <w:rFonts w:hint="eastAsia" w:ascii="仿宋" w:hAnsi="仿宋" w:eastAsia="仿宋" w:cs="仿宋"/>
          <w:sz w:val="28"/>
          <w:szCs w:val="28"/>
          <w:lang w:val="en-US" w:eastAsia="zh-CN"/>
        </w:rPr>
        <w:t>六</w:t>
      </w:r>
      <w:r>
        <w:rPr>
          <w:rFonts w:hint="eastAsia" w:ascii="仿宋" w:hAnsi="仿宋" w:eastAsia="仿宋" w:cs="仿宋"/>
          <w:sz w:val="28"/>
          <w:szCs w:val="28"/>
        </w:rPr>
        <w:t>日</w:t>
      </w:r>
    </w:p>
    <w:sectPr>
      <w:headerReference r:id="rId3" w:type="default"/>
      <w:footerReference r:id="rId4" w:type="default"/>
      <w:pgSz w:w="11906" w:h="16838"/>
      <w:pgMar w:top="1440" w:right="1800" w:bottom="1440" w:left="1800" w:header="851" w:footer="992" w:gutter="0"/>
      <w:pgNumType w:fmt="decimal"/>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8F338">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E1F701">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AE1F701">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DA959">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D22693"/>
    <w:multiLevelType w:val="multilevel"/>
    <w:tmpl w:val="F3D22693"/>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商">
    <w15:presenceInfo w15:providerId="WPS Office" w15:userId="8103832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FlYTFiOGEwMDE5MjNjZTI4NGI3ZmEwN2M2N2Y5ZGMifQ=="/>
  </w:docVars>
  <w:rsids>
    <w:rsidRoot w:val="05643103"/>
    <w:rsid w:val="000075E9"/>
    <w:rsid w:val="003531CE"/>
    <w:rsid w:val="0036616A"/>
    <w:rsid w:val="004D5038"/>
    <w:rsid w:val="006144D6"/>
    <w:rsid w:val="006E4A62"/>
    <w:rsid w:val="00964871"/>
    <w:rsid w:val="00976931"/>
    <w:rsid w:val="00A23870"/>
    <w:rsid w:val="00AF6DBB"/>
    <w:rsid w:val="00BF29BC"/>
    <w:rsid w:val="00CC4546"/>
    <w:rsid w:val="00CF2462"/>
    <w:rsid w:val="00DA6A1B"/>
    <w:rsid w:val="01624B6B"/>
    <w:rsid w:val="02473F28"/>
    <w:rsid w:val="02AB78A7"/>
    <w:rsid w:val="02CC249B"/>
    <w:rsid w:val="03016655"/>
    <w:rsid w:val="03362153"/>
    <w:rsid w:val="036B24A1"/>
    <w:rsid w:val="03B63263"/>
    <w:rsid w:val="04403AC2"/>
    <w:rsid w:val="045A0714"/>
    <w:rsid w:val="04DE5AEA"/>
    <w:rsid w:val="05031603"/>
    <w:rsid w:val="05443C45"/>
    <w:rsid w:val="05643103"/>
    <w:rsid w:val="05A52B5A"/>
    <w:rsid w:val="05C23886"/>
    <w:rsid w:val="05FA3023"/>
    <w:rsid w:val="064E035C"/>
    <w:rsid w:val="06E668A2"/>
    <w:rsid w:val="07A1316E"/>
    <w:rsid w:val="07E63D15"/>
    <w:rsid w:val="080A0D34"/>
    <w:rsid w:val="08793FA4"/>
    <w:rsid w:val="095F6675"/>
    <w:rsid w:val="09793E02"/>
    <w:rsid w:val="09C17810"/>
    <w:rsid w:val="09D92F4C"/>
    <w:rsid w:val="0A0B0E87"/>
    <w:rsid w:val="0AD90B2C"/>
    <w:rsid w:val="0AE3532B"/>
    <w:rsid w:val="0B1A2281"/>
    <w:rsid w:val="0B1F60BB"/>
    <w:rsid w:val="0B6727D9"/>
    <w:rsid w:val="0BC02BAA"/>
    <w:rsid w:val="0BFD234B"/>
    <w:rsid w:val="0C1437CF"/>
    <w:rsid w:val="0CDA1626"/>
    <w:rsid w:val="0CF6780E"/>
    <w:rsid w:val="0D5E1C3D"/>
    <w:rsid w:val="0D87111B"/>
    <w:rsid w:val="0DC675D6"/>
    <w:rsid w:val="0E2F48D2"/>
    <w:rsid w:val="0E9F343A"/>
    <w:rsid w:val="0F031129"/>
    <w:rsid w:val="0F0735B7"/>
    <w:rsid w:val="103B64E4"/>
    <w:rsid w:val="103E1D5B"/>
    <w:rsid w:val="10DA7FB9"/>
    <w:rsid w:val="110C6FB6"/>
    <w:rsid w:val="11324362"/>
    <w:rsid w:val="11722967"/>
    <w:rsid w:val="11893371"/>
    <w:rsid w:val="11E1560B"/>
    <w:rsid w:val="125D4D49"/>
    <w:rsid w:val="12880EDF"/>
    <w:rsid w:val="12E14396"/>
    <w:rsid w:val="13665CCA"/>
    <w:rsid w:val="14F73B90"/>
    <w:rsid w:val="150B7F92"/>
    <w:rsid w:val="1518121F"/>
    <w:rsid w:val="153539F7"/>
    <w:rsid w:val="15971BE6"/>
    <w:rsid w:val="15E66189"/>
    <w:rsid w:val="165E0DCF"/>
    <w:rsid w:val="17235BB5"/>
    <w:rsid w:val="17250B82"/>
    <w:rsid w:val="174C3061"/>
    <w:rsid w:val="17A83FD5"/>
    <w:rsid w:val="17CE3083"/>
    <w:rsid w:val="17E05DED"/>
    <w:rsid w:val="187259CA"/>
    <w:rsid w:val="18815897"/>
    <w:rsid w:val="19370060"/>
    <w:rsid w:val="194273F4"/>
    <w:rsid w:val="19A377AE"/>
    <w:rsid w:val="19BE3F0C"/>
    <w:rsid w:val="19F459F1"/>
    <w:rsid w:val="19FB55B0"/>
    <w:rsid w:val="1A486320"/>
    <w:rsid w:val="1A7C7630"/>
    <w:rsid w:val="1B0B74D4"/>
    <w:rsid w:val="1B32070E"/>
    <w:rsid w:val="1BD173CF"/>
    <w:rsid w:val="1C0E5B86"/>
    <w:rsid w:val="1C9444C1"/>
    <w:rsid w:val="1C9C60D2"/>
    <w:rsid w:val="1DBD06A7"/>
    <w:rsid w:val="1DF80B77"/>
    <w:rsid w:val="1F0355D5"/>
    <w:rsid w:val="1F2F3DAA"/>
    <w:rsid w:val="1FE90A64"/>
    <w:rsid w:val="20060212"/>
    <w:rsid w:val="203223C8"/>
    <w:rsid w:val="20577E1E"/>
    <w:rsid w:val="206D0035"/>
    <w:rsid w:val="206D0879"/>
    <w:rsid w:val="207D1B5F"/>
    <w:rsid w:val="21102035"/>
    <w:rsid w:val="2148103B"/>
    <w:rsid w:val="21D233E6"/>
    <w:rsid w:val="21EF2C25"/>
    <w:rsid w:val="2218405C"/>
    <w:rsid w:val="222039B6"/>
    <w:rsid w:val="227C4964"/>
    <w:rsid w:val="22916D9D"/>
    <w:rsid w:val="235B08C5"/>
    <w:rsid w:val="23B753F5"/>
    <w:rsid w:val="23E54E9D"/>
    <w:rsid w:val="244D0366"/>
    <w:rsid w:val="24A47C16"/>
    <w:rsid w:val="24A749FC"/>
    <w:rsid w:val="24F1161B"/>
    <w:rsid w:val="252168E7"/>
    <w:rsid w:val="253B0A2C"/>
    <w:rsid w:val="257D6392"/>
    <w:rsid w:val="26923778"/>
    <w:rsid w:val="26A730BC"/>
    <w:rsid w:val="26E71539"/>
    <w:rsid w:val="26EC5508"/>
    <w:rsid w:val="273B568A"/>
    <w:rsid w:val="27424977"/>
    <w:rsid w:val="27457BF5"/>
    <w:rsid w:val="27627EF7"/>
    <w:rsid w:val="278B1DA7"/>
    <w:rsid w:val="27B17676"/>
    <w:rsid w:val="287A02DB"/>
    <w:rsid w:val="291B1903"/>
    <w:rsid w:val="293F6969"/>
    <w:rsid w:val="297871B8"/>
    <w:rsid w:val="2A2A64E1"/>
    <w:rsid w:val="2A5A48AA"/>
    <w:rsid w:val="2A816FBC"/>
    <w:rsid w:val="2ABC6246"/>
    <w:rsid w:val="2AD27817"/>
    <w:rsid w:val="2C7548FE"/>
    <w:rsid w:val="2C7C5BA2"/>
    <w:rsid w:val="2CA0413A"/>
    <w:rsid w:val="2CBA4E91"/>
    <w:rsid w:val="2CBD2832"/>
    <w:rsid w:val="2D51028E"/>
    <w:rsid w:val="2D652BC5"/>
    <w:rsid w:val="2DC10320"/>
    <w:rsid w:val="2E1A575D"/>
    <w:rsid w:val="2EAE4696"/>
    <w:rsid w:val="2EC12BEE"/>
    <w:rsid w:val="2F2B399A"/>
    <w:rsid w:val="2F480934"/>
    <w:rsid w:val="300176C5"/>
    <w:rsid w:val="305A7380"/>
    <w:rsid w:val="30881EA0"/>
    <w:rsid w:val="316F5529"/>
    <w:rsid w:val="31831161"/>
    <w:rsid w:val="31CB2F51"/>
    <w:rsid w:val="31FA4344"/>
    <w:rsid w:val="32783CA9"/>
    <w:rsid w:val="32FC347B"/>
    <w:rsid w:val="33C70DEE"/>
    <w:rsid w:val="343B5BD7"/>
    <w:rsid w:val="34DD74E5"/>
    <w:rsid w:val="34F82507"/>
    <w:rsid w:val="35453341"/>
    <w:rsid w:val="35E02725"/>
    <w:rsid w:val="36A52284"/>
    <w:rsid w:val="36CD1AC1"/>
    <w:rsid w:val="37144761"/>
    <w:rsid w:val="37F50CC7"/>
    <w:rsid w:val="381F46A9"/>
    <w:rsid w:val="383D6139"/>
    <w:rsid w:val="394B265B"/>
    <w:rsid w:val="39707707"/>
    <w:rsid w:val="397D1A60"/>
    <w:rsid w:val="39CB73B2"/>
    <w:rsid w:val="39F114AE"/>
    <w:rsid w:val="3A36037B"/>
    <w:rsid w:val="3A886145"/>
    <w:rsid w:val="3B25303E"/>
    <w:rsid w:val="3B2C1611"/>
    <w:rsid w:val="3B5342EE"/>
    <w:rsid w:val="3B5D3FB0"/>
    <w:rsid w:val="3BE62510"/>
    <w:rsid w:val="3BFD3AAC"/>
    <w:rsid w:val="3C731516"/>
    <w:rsid w:val="3CA51969"/>
    <w:rsid w:val="3CAB5292"/>
    <w:rsid w:val="3CFD20BD"/>
    <w:rsid w:val="3D0F2D32"/>
    <w:rsid w:val="3D1377A2"/>
    <w:rsid w:val="3DFFAF5C"/>
    <w:rsid w:val="3E287A22"/>
    <w:rsid w:val="3E947DF4"/>
    <w:rsid w:val="3EB971E2"/>
    <w:rsid w:val="3EEE41A2"/>
    <w:rsid w:val="3FC00C84"/>
    <w:rsid w:val="3FD0640E"/>
    <w:rsid w:val="3FD319B8"/>
    <w:rsid w:val="40650987"/>
    <w:rsid w:val="40A9186A"/>
    <w:rsid w:val="416845DA"/>
    <w:rsid w:val="418B7F13"/>
    <w:rsid w:val="41A55394"/>
    <w:rsid w:val="41AE4891"/>
    <w:rsid w:val="41D0767B"/>
    <w:rsid w:val="42B812DE"/>
    <w:rsid w:val="43667382"/>
    <w:rsid w:val="43A63197"/>
    <w:rsid w:val="43BF4F37"/>
    <w:rsid w:val="43C34997"/>
    <w:rsid w:val="446174A6"/>
    <w:rsid w:val="448E6105"/>
    <w:rsid w:val="45281F5F"/>
    <w:rsid w:val="45334BB9"/>
    <w:rsid w:val="4560060B"/>
    <w:rsid w:val="456260DF"/>
    <w:rsid w:val="45CE7EEB"/>
    <w:rsid w:val="45D81978"/>
    <w:rsid w:val="46127C9F"/>
    <w:rsid w:val="46174354"/>
    <w:rsid w:val="462431C5"/>
    <w:rsid w:val="468F763C"/>
    <w:rsid w:val="46BC3649"/>
    <w:rsid w:val="4739572B"/>
    <w:rsid w:val="47B665CA"/>
    <w:rsid w:val="483B47F6"/>
    <w:rsid w:val="48C63C4D"/>
    <w:rsid w:val="48E0292F"/>
    <w:rsid w:val="498C3781"/>
    <w:rsid w:val="49A21859"/>
    <w:rsid w:val="4A3D67DC"/>
    <w:rsid w:val="4A4C2CEB"/>
    <w:rsid w:val="4B125CE2"/>
    <w:rsid w:val="4BBE3F5F"/>
    <w:rsid w:val="4CD367FF"/>
    <w:rsid w:val="4CF20703"/>
    <w:rsid w:val="4D9D730D"/>
    <w:rsid w:val="4DBD7A5B"/>
    <w:rsid w:val="4E3118E6"/>
    <w:rsid w:val="4E3D5C86"/>
    <w:rsid w:val="4E537E78"/>
    <w:rsid w:val="4E6F51FA"/>
    <w:rsid w:val="4F3B2791"/>
    <w:rsid w:val="4FFF5290"/>
    <w:rsid w:val="50B138A7"/>
    <w:rsid w:val="50EF3D37"/>
    <w:rsid w:val="50F476D7"/>
    <w:rsid w:val="514B1A51"/>
    <w:rsid w:val="517A4B5C"/>
    <w:rsid w:val="51B732BD"/>
    <w:rsid w:val="52E635B0"/>
    <w:rsid w:val="5306572D"/>
    <w:rsid w:val="535F65FB"/>
    <w:rsid w:val="53FC28C6"/>
    <w:rsid w:val="545B592C"/>
    <w:rsid w:val="54D73B65"/>
    <w:rsid w:val="553F3D1D"/>
    <w:rsid w:val="558C3103"/>
    <w:rsid w:val="55D92C6B"/>
    <w:rsid w:val="561B47E4"/>
    <w:rsid w:val="56221905"/>
    <w:rsid w:val="56666190"/>
    <w:rsid w:val="5675457E"/>
    <w:rsid w:val="56B012F9"/>
    <w:rsid w:val="575F3BF7"/>
    <w:rsid w:val="57D967C1"/>
    <w:rsid w:val="590A7D32"/>
    <w:rsid w:val="59194821"/>
    <w:rsid w:val="5A6B6FC7"/>
    <w:rsid w:val="5AB04728"/>
    <w:rsid w:val="5ADD54B4"/>
    <w:rsid w:val="5AF92C05"/>
    <w:rsid w:val="5C05702C"/>
    <w:rsid w:val="5CF92E45"/>
    <w:rsid w:val="5D934B63"/>
    <w:rsid w:val="5DCA1538"/>
    <w:rsid w:val="5E611B0F"/>
    <w:rsid w:val="5E8B6A49"/>
    <w:rsid w:val="5EB23C44"/>
    <w:rsid w:val="5F902BFA"/>
    <w:rsid w:val="60501264"/>
    <w:rsid w:val="60C66DE1"/>
    <w:rsid w:val="60F129E1"/>
    <w:rsid w:val="61001D01"/>
    <w:rsid w:val="610845C0"/>
    <w:rsid w:val="6144072B"/>
    <w:rsid w:val="6171503B"/>
    <w:rsid w:val="620435C0"/>
    <w:rsid w:val="62196680"/>
    <w:rsid w:val="623C2AD5"/>
    <w:rsid w:val="623E34FB"/>
    <w:rsid w:val="62ED1C16"/>
    <w:rsid w:val="63302D52"/>
    <w:rsid w:val="637A0FF1"/>
    <w:rsid w:val="63B757D3"/>
    <w:rsid w:val="63CD506B"/>
    <w:rsid w:val="64160B4B"/>
    <w:rsid w:val="642B0984"/>
    <w:rsid w:val="64F1667A"/>
    <w:rsid w:val="650C04E3"/>
    <w:rsid w:val="65D42A8C"/>
    <w:rsid w:val="66100426"/>
    <w:rsid w:val="664535C8"/>
    <w:rsid w:val="671A6B34"/>
    <w:rsid w:val="676A07E0"/>
    <w:rsid w:val="67BC283C"/>
    <w:rsid w:val="683720F4"/>
    <w:rsid w:val="684F4ECE"/>
    <w:rsid w:val="691825F7"/>
    <w:rsid w:val="699A7510"/>
    <w:rsid w:val="6A62335E"/>
    <w:rsid w:val="6A895C49"/>
    <w:rsid w:val="6B5321A4"/>
    <w:rsid w:val="6B79100E"/>
    <w:rsid w:val="6D21334F"/>
    <w:rsid w:val="6D5920BC"/>
    <w:rsid w:val="6D782557"/>
    <w:rsid w:val="6E0847CF"/>
    <w:rsid w:val="6E5062E1"/>
    <w:rsid w:val="6E5D4591"/>
    <w:rsid w:val="6FA8400A"/>
    <w:rsid w:val="717007BD"/>
    <w:rsid w:val="719872AF"/>
    <w:rsid w:val="71A95D13"/>
    <w:rsid w:val="723942F4"/>
    <w:rsid w:val="72FA2C1C"/>
    <w:rsid w:val="73922C6D"/>
    <w:rsid w:val="74315379"/>
    <w:rsid w:val="743B392F"/>
    <w:rsid w:val="747A383B"/>
    <w:rsid w:val="7575413A"/>
    <w:rsid w:val="75A420BD"/>
    <w:rsid w:val="76690ED1"/>
    <w:rsid w:val="76D41406"/>
    <w:rsid w:val="76F5416E"/>
    <w:rsid w:val="76FE0619"/>
    <w:rsid w:val="771A60CA"/>
    <w:rsid w:val="775841CD"/>
    <w:rsid w:val="77AF0AB0"/>
    <w:rsid w:val="77B73F5F"/>
    <w:rsid w:val="77E26B64"/>
    <w:rsid w:val="781401FA"/>
    <w:rsid w:val="78F33AF1"/>
    <w:rsid w:val="793F658D"/>
    <w:rsid w:val="79420E0E"/>
    <w:rsid w:val="798850C9"/>
    <w:rsid w:val="7A0F31C4"/>
    <w:rsid w:val="7AC769ED"/>
    <w:rsid w:val="7AF548B1"/>
    <w:rsid w:val="7B42379A"/>
    <w:rsid w:val="7B4F6BAC"/>
    <w:rsid w:val="7BED9460"/>
    <w:rsid w:val="7C303227"/>
    <w:rsid w:val="7CBF3AEF"/>
    <w:rsid w:val="7D17640E"/>
    <w:rsid w:val="7D4C7D0D"/>
    <w:rsid w:val="7D59544D"/>
    <w:rsid w:val="7D703BBD"/>
    <w:rsid w:val="7D7A31ED"/>
    <w:rsid w:val="7E067708"/>
    <w:rsid w:val="7E1B76A8"/>
    <w:rsid w:val="7F9135F0"/>
    <w:rsid w:val="ED3F0769"/>
    <w:rsid w:val="EFF9DCDA"/>
    <w:rsid w:val="FFF4B6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40560297-03a6-4186-8f57-73ee7c20cb5a</errorID>
      <errorWord xmlns="http://schemas.wps.cn/vas-ai-hub/contract-review">归属到</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归属</item>
      </candidateList>
      <explain xmlns="http://schemas.wps.cn/vas-ai-hub/contract-review"/>
      <paraID xmlns="http://schemas.wps.cn/vas-ai-hub/contract-review">7EBFFAAC</paraID>
      <start xmlns="http://schemas.wps.cn/vas-ai-hub/contract-review">48</start>
      <end xmlns="http://schemas.wps.cn/vas-ai-hub/contract-review">51</end>
      <status xmlns="http://schemas.wps.cn/vas-ai-hub/contract-review">unmodified</status>
      <modifiedWord xmlns="http://schemas.wps.cn/vas-ai-hub/contract-review"/>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466374-6cc4-4c5a-a60c-991afb4a3f14}">
  <ds:schemaRefs/>
</ds:datastoreItem>
</file>

<file path=docProps/app.xml><?xml version="1.0" encoding="utf-8"?>
<Properties xmlns="http://schemas.openxmlformats.org/officeDocument/2006/extended-properties" xmlns:vt="http://schemas.openxmlformats.org/officeDocument/2006/docPropsVTypes">
  <Pages>5</Pages>
  <Words>1845</Words>
  <Characters>1924</Characters>
  <Lines>5</Lines>
  <Paragraphs>1</Paragraphs>
  <TotalTime>1</TotalTime>
  <ScaleCrop>false</ScaleCrop>
  <LinksUpToDate>false</LinksUpToDate>
  <CharactersWithSpaces>1973</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2018-01-25T15:44:00Z</dcterms:created>
  <dc:creator>白商</dc:creator>
  <cp:lastModifiedBy>白商</cp:lastModifiedBy>
  <cp:lastPrinted>2019-09-20T20:20:00Z</cp:lastPrinted>
  <dcterms:modified xsi:type="dcterms:W3CDTF">2026-05-14T02:02:34Z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87DA2DA8D05843AB85C65120A17C7421_13</vt:lpwstr>
  </property>
  <property fmtid="{D5CDD505-2E9C-101B-9397-08002B2CF9AE}" pid="4" name="KSOTemplateDocerSaveRecord">
    <vt:lpwstr>eyJoZGlkIjoiMDE5Yjc5MDc2MGZkYTcxMTBiMDg5YWNlZDJiOThmMzIiLCJ1c2VySWQiOiIyNjg0NTA1MjMifQ==</vt:lpwstr>
  </property>
</Properties>
</file>